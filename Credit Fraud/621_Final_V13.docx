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customXmlInsRangeStart w:id="0" w:author="Keith Folsom" w:date="2018-05-24T16:58:00Z"/>
    <w:sdt>
      <w:sdtPr>
        <w:rPr>
          <w:rFonts w:asciiTheme="majorHAnsi" w:eastAsiaTheme="majorEastAsia" w:hAnsiTheme="majorHAnsi" w:cstheme="majorBidi"/>
          <w:caps/>
          <w:color w:val="00000A"/>
          <w:sz w:val="24"/>
          <w:szCs w:val="24"/>
          <w:lang w:eastAsia="en-US"/>
        </w:rPr>
        <w:id w:val="-1698774937"/>
        <w:docPartObj>
          <w:docPartGallery w:val="Cover Pages"/>
          <w:docPartUnique/>
        </w:docPartObj>
      </w:sdtPr>
      <w:sdtEndPr/>
      <w:sdtContent>
        <w:customXmlInsRangeEnd w:id="0"/>
        <w:tbl>
          <w:tblPr>
            <w:tblW w:w="5000" w:type="pct"/>
            <w:jc w:val="center"/>
            <w:tblLook w:val="04A0" w:firstRow="1" w:lastRow="0" w:firstColumn="1" w:lastColumn="0" w:noHBand="0" w:noVBand="1"/>
          </w:tblPr>
          <w:tblGrid>
            <w:gridCol w:w="10296"/>
          </w:tblGrid>
          <w:tr w:rsidR="00267B9E" w14:paraId="624A73E9" w14:textId="77777777">
            <w:trPr>
              <w:trHeight w:val="2880"/>
              <w:jc w:val="center"/>
              <w:ins w:id="1" w:author="Keith Folsom" w:date="2018-05-24T16:58:00Z"/>
            </w:trPr>
            <w:customXmlInsRangeStart w:id="2" w:author="Keith Folsom" w:date="2018-05-24T16:58:00Z"/>
            <w:sdt>
              <w:sdtPr>
                <w:rPr>
                  <w:rFonts w:asciiTheme="majorHAnsi" w:eastAsiaTheme="majorEastAsia" w:hAnsiTheme="majorHAnsi" w:cstheme="majorBidi"/>
                  <w:caps/>
                  <w:color w:val="00000A"/>
                  <w:sz w:val="24"/>
                  <w:szCs w:val="24"/>
                  <w:lang w:eastAsia="en-US"/>
                </w:rPr>
                <w:alias w:val="Company"/>
                <w:id w:val="15524243"/>
                <w:placeholder>
                  <w:docPart w:val="5088C4F8220C4D8881723E3DE096B673"/>
                </w:placeholder>
                <w:dataBinding w:prefixMappings="xmlns:ns0='http://schemas.openxmlformats.org/officeDocument/2006/extended-properties'" w:xpath="/ns0:Properties[1]/ns0:Company[1]" w:storeItemID="{6668398D-A668-4E3E-A5EB-62B293D839F1}"/>
                <w:text/>
              </w:sdtPr>
              <w:sdtEndPr>
                <w:rPr>
                  <w:color w:val="auto"/>
                  <w:sz w:val="22"/>
                  <w:szCs w:val="22"/>
                  <w:lang w:eastAsia="ja-JP"/>
                </w:rPr>
              </w:sdtEndPr>
              <w:sdtContent>
                <w:customXmlInsRangeEnd w:id="2"/>
                <w:tc>
                  <w:tcPr>
                    <w:tcW w:w="5000" w:type="pct"/>
                  </w:tcPr>
                  <w:p w14:paraId="1E37EB4C" w14:textId="77777777" w:rsidR="00267B9E" w:rsidRDefault="00A25B53" w:rsidP="00A25B53">
                    <w:pPr>
                      <w:pStyle w:val="NoSpacing"/>
                      <w:jc w:val="center"/>
                      <w:rPr>
                        <w:ins w:id="3" w:author="Keith Folsom" w:date="2018-05-24T16:58:00Z"/>
                        <w:rFonts w:asciiTheme="majorHAnsi" w:eastAsiaTheme="majorEastAsia" w:hAnsiTheme="majorHAnsi" w:cstheme="majorBidi"/>
                        <w:caps/>
                      </w:rPr>
                    </w:pPr>
                    <w:r>
                      <w:rPr>
                        <w:rFonts w:asciiTheme="majorHAnsi" w:eastAsiaTheme="majorEastAsia" w:hAnsiTheme="majorHAnsi" w:cstheme="majorBidi"/>
                        <w:caps/>
                      </w:rPr>
                      <w:t>CUNY SPS DATA 621 FInal Project</w:t>
                    </w:r>
                  </w:p>
                </w:tc>
                <w:customXmlInsRangeStart w:id="4" w:author="Keith Folsom" w:date="2018-05-24T16:58:00Z"/>
              </w:sdtContent>
            </w:sdt>
            <w:customXmlInsRangeEnd w:id="4"/>
          </w:tr>
          <w:tr w:rsidR="00267B9E" w14:paraId="05E98352" w14:textId="77777777">
            <w:trPr>
              <w:trHeight w:val="1440"/>
              <w:jc w:val="center"/>
              <w:ins w:id="5" w:author="Keith Folsom" w:date="2018-05-24T16:58:00Z"/>
            </w:trPr>
            <w:tc>
              <w:tcPr>
                <w:tcW w:w="5000" w:type="pct"/>
                <w:tcBorders>
                  <w:bottom w:val="single" w:sz="4" w:space="0" w:color="4F81BD" w:themeColor="accent1"/>
                </w:tcBorders>
                <w:vAlign w:val="center"/>
              </w:tcPr>
              <w:p w14:paraId="5D4D9F6A" w14:textId="77777777" w:rsidR="00267B9E" w:rsidRDefault="00267B9E" w:rsidP="00267B9E">
                <w:pPr>
                  <w:pStyle w:val="NoSpacing"/>
                  <w:jc w:val="center"/>
                  <w:rPr>
                    <w:ins w:id="6" w:author="Keith Folsom" w:date="2018-05-24T16:58:00Z"/>
                    <w:rFonts w:asciiTheme="majorHAnsi" w:eastAsiaTheme="majorEastAsia" w:hAnsiTheme="majorHAnsi" w:cstheme="majorBidi"/>
                    <w:sz w:val="80"/>
                    <w:szCs w:val="80"/>
                  </w:rPr>
                </w:pPr>
                <w:ins w:id="7" w:author="Keith Folsom" w:date="2018-05-24T17:02:00Z">
                  <w:r w:rsidRPr="00267B9E">
                    <w:rPr>
                      <w:rFonts w:asciiTheme="majorHAnsi" w:eastAsiaTheme="majorEastAsia" w:hAnsiTheme="majorHAnsi" w:cstheme="majorBidi"/>
                      <w:sz w:val="72"/>
                      <w:szCs w:val="80"/>
                      <w:rPrChange w:id="8" w:author="Keith Folsom" w:date="2018-05-24T17:02:00Z">
                        <w:rPr>
                          <w:rFonts w:asciiTheme="majorHAnsi" w:eastAsiaTheme="majorEastAsia" w:hAnsiTheme="majorHAnsi" w:cstheme="majorBidi"/>
                          <w:sz w:val="80"/>
                          <w:szCs w:val="80"/>
                        </w:rPr>
                      </w:rPrChange>
                    </w:rPr>
                    <w:t>Predicting Credit Card Default</w:t>
                  </w:r>
                </w:ins>
              </w:p>
            </w:tc>
          </w:tr>
          <w:tr w:rsidR="00267B9E" w14:paraId="3061DB16" w14:textId="77777777">
            <w:trPr>
              <w:trHeight w:val="720"/>
              <w:jc w:val="center"/>
              <w:ins w:id="9" w:author="Keith Folsom" w:date="2018-05-24T16:58:00Z"/>
            </w:trPr>
            <w:tc>
              <w:tcPr>
                <w:tcW w:w="5000" w:type="pct"/>
                <w:tcBorders>
                  <w:top w:val="single" w:sz="4" w:space="0" w:color="4F81BD" w:themeColor="accent1"/>
                </w:tcBorders>
                <w:vAlign w:val="center"/>
              </w:tcPr>
              <w:p w14:paraId="6A5FA426" w14:textId="77777777" w:rsidR="00267B9E" w:rsidRDefault="00197328" w:rsidP="00267B9E">
                <w:pPr>
                  <w:pStyle w:val="NoSpacing"/>
                  <w:jc w:val="center"/>
                  <w:rPr>
                    <w:ins w:id="10" w:author="Keith Folsom" w:date="2018-05-24T17:05:00Z"/>
                    <w:rFonts w:asciiTheme="majorHAnsi" w:eastAsiaTheme="majorEastAsia" w:hAnsiTheme="majorHAnsi" w:cstheme="majorBidi"/>
                    <w:sz w:val="40"/>
                    <w:szCs w:val="44"/>
                  </w:rPr>
                </w:pPr>
                <w:ins w:id="11" w:author="Keith Folsom" w:date="2018-05-24T17:07:00Z">
                  <w:r>
                    <w:rPr>
                      <w:rFonts w:asciiTheme="majorHAnsi" w:eastAsiaTheme="majorEastAsia" w:hAnsiTheme="majorHAnsi" w:cstheme="majorBidi"/>
                      <w:sz w:val="40"/>
                      <w:szCs w:val="44"/>
                    </w:rPr>
                    <w:t xml:space="preserve">A </w:t>
                  </w:r>
                </w:ins>
                <w:ins w:id="12" w:author="Keith Folsom" w:date="2018-05-24T17:03:00Z">
                  <w:r w:rsidR="00267B9E" w:rsidRPr="00267B9E">
                    <w:rPr>
                      <w:rFonts w:asciiTheme="majorHAnsi" w:eastAsiaTheme="majorEastAsia" w:hAnsiTheme="majorHAnsi" w:cstheme="majorBidi"/>
                      <w:sz w:val="40"/>
                      <w:szCs w:val="44"/>
                      <w:rPrChange w:id="13" w:author="Keith Folsom" w:date="2018-05-24T17:05:00Z">
                        <w:rPr>
                          <w:rFonts w:asciiTheme="majorHAnsi" w:eastAsiaTheme="majorEastAsia" w:hAnsiTheme="majorHAnsi" w:cstheme="majorBidi"/>
                          <w:sz w:val="44"/>
                          <w:szCs w:val="44"/>
                        </w:rPr>
                      </w:rPrChange>
                    </w:rPr>
                    <w:t xml:space="preserve">Comparative Analysis </w:t>
                  </w:r>
                </w:ins>
                <w:ins w:id="14" w:author="Keith Folsom" w:date="2018-05-24T17:05:00Z">
                  <w:r w:rsidR="00267B9E" w:rsidRPr="00267B9E">
                    <w:rPr>
                      <w:rFonts w:asciiTheme="majorHAnsi" w:eastAsiaTheme="majorEastAsia" w:hAnsiTheme="majorHAnsi" w:cstheme="majorBidi"/>
                      <w:sz w:val="40"/>
                      <w:szCs w:val="44"/>
                      <w:rPrChange w:id="15" w:author="Keith Folsom" w:date="2018-05-24T17:05:00Z">
                        <w:rPr>
                          <w:rFonts w:asciiTheme="majorHAnsi" w:eastAsiaTheme="majorEastAsia" w:hAnsiTheme="majorHAnsi" w:cstheme="majorBidi"/>
                          <w:sz w:val="44"/>
                          <w:szCs w:val="44"/>
                        </w:rPr>
                      </w:rPrChange>
                    </w:rPr>
                    <w:t>of</w:t>
                  </w:r>
                </w:ins>
                <w:ins w:id="16" w:author="Keith Folsom" w:date="2018-05-24T17:03:00Z">
                  <w:r w:rsidR="00267B9E" w:rsidRPr="00267B9E">
                    <w:rPr>
                      <w:rFonts w:asciiTheme="majorHAnsi" w:eastAsiaTheme="majorEastAsia" w:hAnsiTheme="majorHAnsi" w:cstheme="majorBidi"/>
                      <w:sz w:val="40"/>
                      <w:szCs w:val="44"/>
                      <w:rPrChange w:id="17" w:author="Keith Folsom" w:date="2018-05-24T17:05:00Z">
                        <w:rPr>
                          <w:rFonts w:asciiTheme="majorHAnsi" w:eastAsiaTheme="majorEastAsia" w:hAnsiTheme="majorHAnsi" w:cstheme="majorBidi"/>
                          <w:sz w:val="44"/>
                          <w:szCs w:val="44"/>
                        </w:rPr>
                      </w:rPrChange>
                    </w:rPr>
                    <w:t xml:space="preserve"> Parameter and </w:t>
                  </w:r>
                </w:ins>
                <w:ins w:id="18" w:author="Keith Folsom" w:date="2018-05-24T17:04:00Z">
                  <w:r w:rsidR="00267B9E" w:rsidRPr="00267B9E">
                    <w:rPr>
                      <w:rFonts w:asciiTheme="majorHAnsi" w:eastAsiaTheme="majorEastAsia" w:hAnsiTheme="majorHAnsi" w:cstheme="majorBidi"/>
                      <w:sz w:val="40"/>
                      <w:szCs w:val="44"/>
                      <w:rPrChange w:id="19" w:author="Keith Folsom" w:date="2018-05-24T17:05:00Z">
                        <w:rPr>
                          <w:rFonts w:asciiTheme="majorHAnsi" w:eastAsiaTheme="majorEastAsia" w:hAnsiTheme="majorHAnsi" w:cstheme="majorBidi"/>
                          <w:sz w:val="44"/>
                          <w:szCs w:val="44"/>
                        </w:rPr>
                      </w:rPrChange>
                    </w:rPr>
                    <w:t>Nonpar</w:t>
                  </w:r>
                </w:ins>
                <w:ins w:id="20" w:author="Keith Folsom" w:date="2018-05-24T17:07:00Z">
                  <w:r w:rsidR="0034670F">
                    <w:rPr>
                      <w:rFonts w:asciiTheme="majorHAnsi" w:eastAsiaTheme="majorEastAsia" w:hAnsiTheme="majorHAnsi" w:cstheme="majorBidi"/>
                      <w:sz w:val="40"/>
                      <w:szCs w:val="44"/>
                    </w:rPr>
                    <w:t>a</w:t>
                  </w:r>
                </w:ins>
                <w:ins w:id="21" w:author="Keith Folsom" w:date="2018-05-24T17:04:00Z">
                  <w:r w:rsidR="00267B9E" w:rsidRPr="00267B9E">
                    <w:rPr>
                      <w:rFonts w:asciiTheme="majorHAnsi" w:eastAsiaTheme="majorEastAsia" w:hAnsiTheme="majorHAnsi" w:cstheme="majorBidi"/>
                      <w:sz w:val="40"/>
                      <w:szCs w:val="44"/>
                      <w:rPrChange w:id="22" w:author="Keith Folsom" w:date="2018-05-24T17:05:00Z">
                        <w:rPr>
                          <w:rFonts w:asciiTheme="majorHAnsi" w:eastAsiaTheme="majorEastAsia" w:hAnsiTheme="majorHAnsi" w:cstheme="majorBidi"/>
                          <w:sz w:val="44"/>
                          <w:szCs w:val="44"/>
                        </w:rPr>
                      </w:rPrChange>
                    </w:rPr>
                    <w:t>met</w:t>
                  </w:r>
                  <w:r w:rsidR="00267B9E" w:rsidRPr="00267B9E">
                    <w:rPr>
                      <w:rFonts w:asciiTheme="majorHAnsi" w:eastAsiaTheme="majorEastAsia" w:hAnsiTheme="majorHAnsi" w:cstheme="majorBidi"/>
                      <w:sz w:val="40"/>
                      <w:szCs w:val="44"/>
                    </w:rPr>
                    <w:t>ric</w:t>
                  </w:r>
                </w:ins>
              </w:p>
              <w:p w14:paraId="72292AF5" w14:textId="77777777" w:rsidR="00267B9E" w:rsidRDefault="00267B9E" w:rsidP="00D978C5">
                <w:pPr>
                  <w:pStyle w:val="NoSpacing"/>
                  <w:jc w:val="center"/>
                  <w:rPr>
                    <w:ins w:id="23" w:author="Keith Folsom" w:date="2018-05-24T16:58:00Z"/>
                    <w:rFonts w:asciiTheme="majorHAnsi" w:eastAsiaTheme="majorEastAsia" w:hAnsiTheme="majorHAnsi" w:cstheme="majorBidi"/>
                    <w:sz w:val="44"/>
                    <w:szCs w:val="44"/>
                  </w:rPr>
                </w:pPr>
                <w:ins w:id="24" w:author="Keith Folsom" w:date="2018-05-24T17:04:00Z">
                  <w:r w:rsidRPr="00267B9E">
                    <w:rPr>
                      <w:rFonts w:asciiTheme="majorHAnsi" w:eastAsiaTheme="majorEastAsia" w:hAnsiTheme="majorHAnsi" w:cstheme="majorBidi"/>
                      <w:sz w:val="40"/>
                      <w:szCs w:val="44"/>
                      <w:rPrChange w:id="25" w:author="Keith Folsom" w:date="2018-05-24T17:05:00Z">
                        <w:rPr>
                          <w:rFonts w:asciiTheme="majorHAnsi" w:eastAsiaTheme="majorEastAsia" w:hAnsiTheme="majorHAnsi" w:cstheme="majorBidi"/>
                          <w:sz w:val="44"/>
                          <w:szCs w:val="44"/>
                        </w:rPr>
                      </w:rPrChange>
                    </w:rPr>
                    <w:t xml:space="preserve"> </w:t>
                  </w:r>
                </w:ins>
                <w:ins w:id="26" w:author="Keith Folsom" w:date="2018-05-24T17:07:00Z">
                  <w:r w:rsidR="00D978C5">
                    <w:rPr>
                      <w:rFonts w:asciiTheme="majorHAnsi" w:eastAsiaTheme="majorEastAsia" w:hAnsiTheme="majorHAnsi" w:cstheme="majorBidi"/>
                      <w:sz w:val="40"/>
                      <w:szCs w:val="44"/>
                    </w:rPr>
                    <w:t>Classification Techniques</w:t>
                  </w:r>
                </w:ins>
                <w:ins w:id="27" w:author="Keith Folsom" w:date="2018-05-24T17:04:00Z">
                  <w:r w:rsidRPr="00267B9E">
                    <w:rPr>
                      <w:rFonts w:asciiTheme="majorHAnsi" w:eastAsiaTheme="majorEastAsia" w:hAnsiTheme="majorHAnsi" w:cstheme="majorBidi"/>
                      <w:sz w:val="40"/>
                      <w:szCs w:val="44"/>
                      <w:rPrChange w:id="28" w:author="Keith Folsom" w:date="2018-05-24T17:05:00Z">
                        <w:rPr>
                          <w:rFonts w:asciiTheme="majorHAnsi" w:eastAsiaTheme="majorEastAsia" w:hAnsiTheme="majorHAnsi" w:cstheme="majorBidi"/>
                          <w:sz w:val="44"/>
                          <w:szCs w:val="44"/>
                        </w:rPr>
                      </w:rPrChange>
                    </w:rPr>
                    <w:t xml:space="preserve"> </w:t>
                  </w:r>
                </w:ins>
              </w:p>
            </w:tc>
          </w:tr>
          <w:tr w:rsidR="00267B9E" w14:paraId="74B8F04F" w14:textId="77777777">
            <w:trPr>
              <w:trHeight w:val="360"/>
              <w:jc w:val="center"/>
              <w:ins w:id="29" w:author="Keith Folsom" w:date="2018-05-24T16:58:00Z"/>
            </w:trPr>
            <w:tc>
              <w:tcPr>
                <w:tcW w:w="5000" w:type="pct"/>
                <w:vAlign w:val="center"/>
              </w:tcPr>
              <w:p w14:paraId="351EABFE" w14:textId="77777777" w:rsidR="00267B9E" w:rsidRDefault="00267B9E">
                <w:pPr>
                  <w:pStyle w:val="NoSpacing"/>
                  <w:jc w:val="center"/>
                  <w:rPr>
                    <w:ins w:id="30" w:author="Keith Folsom" w:date="2018-05-24T16:58:00Z"/>
                  </w:rPr>
                </w:pPr>
              </w:p>
            </w:tc>
          </w:tr>
          <w:tr w:rsidR="00267B9E" w14:paraId="5F6F33E8" w14:textId="77777777">
            <w:trPr>
              <w:trHeight w:val="360"/>
              <w:jc w:val="center"/>
              <w:ins w:id="31" w:author="Keith Folsom" w:date="2018-05-24T16:58:00Z"/>
            </w:trPr>
            <w:customXmlInsRangeStart w:id="32" w:author="Keith Folsom" w:date="2018-05-24T16:58:00Z"/>
            <w:sdt>
              <w:sdtPr>
                <w:rPr>
                  <w:b/>
                  <w:bCs/>
                </w:rPr>
                <w:alias w:val="Author"/>
                <w:id w:val="15524260"/>
                <w:placeholder>
                  <w:docPart w:val="FBC3D34462914F6BAB6CF32A1D617807"/>
                </w:placeholder>
                <w:dataBinding w:prefixMappings="xmlns:ns0='http://schemas.openxmlformats.org/package/2006/metadata/core-properties' xmlns:ns1='http://purl.org/dc/elements/1.1/'" w:xpath="/ns0:coreProperties[1]/ns1:creator[1]" w:storeItemID="{6C3C8BC8-F283-45AE-878A-BAB7291924A1}"/>
                <w:text/>
              </w:sdtPr>
              <w:sdtEndPr/>
              <w:sdtContent>
                <w:customXmlInsRangeEnd w:id="32"/>
                <w:tc>
                  <w:tcPr>
                    <w:tcW w:w="5000" w:type="pct"/>
                    <w:vAlign w:val="center"/>
                  </w:tcPr>
                  <w:p w14:paraId="75E7FA03" w14:textId="77777777" w:rsidR="00267B9E" w:rsidRDefault="0034670F">
                    <w:pPr>
                      <w:pStyle w:val="NoSpacing"/>
                      <w:jc w:val="center"/>
                      <w:rPr>
                        <w:ins w:id="33" w:author="Keith Folsom" w:date="2018-05-24T16:58:00Z"/>
                        <w:b/>
                        <w:bCs/>
                      </w:rPr>
                    </w:pPr>
                    <w:ins w:id="34" w:author="Keith Folsom" w:date="2018-05-24T17:08:00Z">
                      <w:r>
                        <w:rPr>
                          <w:b/>
                          <w:bCs/>
                        </w:rPr>
                        <w:t xml:space="preserve">Valerie Briot, Michael </w:t>
                      </w:r>
                      <w:proofErr w:type="spellStart"/>
                      <w:r>
                        <w:rPr>
                          <w:b/>
                          <w:bCs/>
                        </w:rPr>
                        <w:t>D’acampora</w:t>
                      </w:r>
                      <w:proofErr w:type="spellEnd"/>
                      <w:r>
                        <w:rPr>
                          <w:b/>
                          <w:bCs/>
                        </w:rPr>
                        <w:t>, Keith Folsom, Brian Kreis, Sharon Morris</w:t>
                      </w:r>
                    </w:ins>
                  </w:p>
                </w:tc>
                <w:customXmlInsRangeStart w:id="35" w:author="Keith Folsom" w:date="2018-05-24T16:58:00Z"/>
              </w:sdtContent>
            </w:sdt>
            <w:customXmlInsRangeEnd w:id="35"/>
          </w:tr>
          <w:tr w:rsidR="00267B9E" w14:paraId="24823D00" w14:textId="77777777">
            <w:trPr>
              <w:trHeight w:val="360"/>
              <w:jc w:val="center"/>
              <w:ins w:id="36" w:author="Keith Folsom" w:date="2018-05-24T16:58:00Z"/>
            </w:trPr>
            <w:customXmlInsRangeStart w:id="37" w:author="Keith Folsom" w:date="2018-05-24T16:58:00Z"/>
            <w:sdt>
              <w:sdtPr>
                <w:rPr>
                  <w:b/>
                  <w:bCs/>
                </w:rPr>
                <w:alias w:val="Date"/>
                <w:id w:val="516659546"/>
                <w:placeholder>
                  <w:docPart w:val="343AE3E7C9B7436E98D56E6A7D07A52A"/>
                </w:placeholder>
                <w:dataBinding w:prefixMappings="xmlns:ns0='http://schemas.microsoft.com/office/2006/coverPageProps'" w:xpath="/ns0:CoverPageProperties[1]/ns0:PublishDate[1]" w:storeItemID="{55AF091B-3C7A-41E3-B477-F2FDAA23CFDA}"/>
                <w:date w:fullDate="2018-05-25T00:00:00Z">
                  <w:dateFormat w:val="M/d/yyyy"/>
                  <w:lid w:val="en-US"/>
                  <w:storeMappedDataAs w:val="dateTime"/>
                  <w:calendar w:val="gregorian"/>
                </w:date>
              </w:sdtPr>
              <w:sdtEndPr/>
              <w:sdtContent>
                <w:customXmlInsRangeEnd w:id="37"/>
                <w:tc>
                  <w:tcPr>
                    <w:tcW w:w="5000" w:type="pct"/>
                    <w:vAlign w:val="center"/>
                  </w:tcPr>
                  <w:p w14:paraId="48273DFF" w14:textId="77777777" w:rsidR="00267B9E" w:rsidRDefault="00267B9E">
                    <w:pPr>
                      <w:pStyle w:val="NoSpacing"/>
                      <w:jc w:val="center"/>
                      <w:rPr>
                        <w:ins w:id="38" w:author="Keith Folsom" w:date="2018-05-24T16:58:00Z"/>
                        <w:b/>
                        <w:bCs/>
                      </w:rPr>
                    </w:pPr>
                    <w:ins w:id="39" w:author="Keith Folsom" w:date="2018-05-24T16:59:00Z">
                      <w:r>
                        <w:rPr>
                          <w:b/>
                          <w:bCs/>
                        </w:rPr>
                        <w:t>5/25/2018</w:t>
                      </w:r>
                    </w:ins>
                  </w:p>
                </w:tc>
                <w:customXmlInsRangeStart w:id="40" w:author="Keith Folsom" w:date="2018-05-24T16:58:00Z"/>
              </w:sdtContent>
            </w:sdt>
            <w:customXmlInsRangeEnd w:id="40"/>
          </w:tr>
        </w:tbl>
        <w:p w14:paraId="336AE8EA" w14:textId="77777777" w:rsidR="00267B9E" w:rsidRDefault="00267B9E">
          <w:pPr>
            <w:rPr>
              <w:ins w:id="41" w:author="Keith Folsom" w:date="2018-05-24T16:58:00Z"/>
            </w:rPr>
          </w:pPr>
        </w:p>
        <w:p w14:paraId="27763087" w14:textId="77777777" w:rsidR="00267B9E" w:rsidRDefault="00267B9E">
          <w:pPr>
            <w:rPr>
              <w:ins w:id="42" w:author="Keith Folsom" w:date="2018-05-24T16:58:00Z"/>
            </w:rPr>
          </w:pPr>
        </w:p>
        <w:tbl>
          <w:tblPr>
            <w:tblpPr w:leftFromText="187" w:rightFromText="187" w:horzAnchor="margin" w:tblpXSpec="center" w:tblpYSpec="bottom"/>
            <w:tblW w:w="5000" w:type="pct"/>
            <w:tblLook w:val="04A0" w:firstRow="1" w:lastRow="0" w:firstColumn="1" w:lastColumn="0" w:noHBand="0" w:noVBand="1"/>
          </w:tblPr>
          <w:tblGrid>
            <w:gridCol w:w="10296"/>
          </w:tblGrid>
          <w:tr w:rsidR="00267B9E" w14:paraId="678CDBA4" w14:textId="77777777">
            <w:trPr>
              <w:ins w:id="43" w:author="Keith Folsom" w:date="2018-05-24T16:58:00Z"/>
            </w:trPr>
            <w:customXmlInsRangeStart w:id="44" w:author="Keith Folsom" w:date="2018-05-24T16:58:00Z"/>
            <w:sdt>
              <w:sdtPr>
                <w:alias w:val="Abstract"/>
                <w:id w:val="8276291"/>
                <w:dataBinding w:prefixMappings="xmlns:ns0='http://schemas.microsoft.com/office/2006/coverPageProps'" w:xpath="/ns0:CoverPageProperties[1]/ns0:Abstract[1]" w:storeItemID="{55AF091B-3C7A-41E3-B477-F2FDAA23CFDA}"/>
                <w:text/>
              </w:sdtPr>
              <w:sdtEndPr/>
              <w:sdtContent>
                <w:customXmlInsRangeEnd w:id="44"/>
                <w:tc>
                  <w:tcPr>
                    <w:tcW w:w="5000" w:type="pct"/>
                  </w:tcPr>
                  <w:p w14:paraId="7C306482" w14:textId="77777777" w:rsidR="00267B9E" w:rsidRDefault="00267B9E" w:rsidP="00267B9E">
                    <w:pPr>
                      <w:pStyle w:val="NoSpacing"/>
                      <w:rPr>
                        <w:ins w:id="45" w:author="Keith Folsom" w:date="2018-05-24T16:58:00Z"/>
                      </w:rPr>
                    </w:pPr>
                    <w:ins w:id="46" w:author="Keith Folsom" w:date="2018-05-24T17:06:00Z">
                      <w:r>
                        <w:t>Applications of binary classification to predict</w:t>
                      </w:r>
                    </w:ins>
                    <w:ins w:id="47" w:author="Keith Folsom" w:date="2018-05-24T17:07:00Z">
                      <w:r>
                        <w:t xml:space="preserve"> </w:t>
                      </w:r>
                    </w:ins>
                    <w:ins w:id="48" w:author="Keith Folsom" w:date="2018-05-24T17:06:00Z">
                      <w:r>
                        <w:t>credit card default</w:t>
                      </w:r>
                    </w:ins>
                    <w:ins w:id="49" w:author="Keith Folsom" w:date="2018-05-24T17:07:00Z">
                      <w:r>
                        <w:t xml:space="preserve"> using parametric and nonparametric methods</w:t>
                      </w:r>
                    </w:ins>
                  </w:p>
                </w:tc>
                <w:customXmlInsRangeStart w:id="50" w:author="Keith Folsom" w:date="2018-05-24T16:58:00Z"/>
              </w:sdtContent>
            </w:sdt>
            <w:customXmlInsRangeEnd w:id="50"/>
          </w:tr>
        </w:tbl>
        <w:p w14:paraId="21D30BB4" w14:textId="77777777" w:rsidR="00267B9E" w:rsidRDefault="00267B9E">
          <w:pPr>
            <w:rPr>
              <w:ins w:id="51" w:author="Keith Folsom" w:date="2018-05-24T16:58:00Z"/>
            </w:rPr>
          </w:pPr>
        </w:p>
        <w:p w14:paraId="3874CC29" w14:textId="77777777" w:rsidR="00267B9E" w:rsidRDefault="00267B9E">
          <w:pPr>
            <w:rPr>
              <w:ins w:id="52" w:author="Keith Folsom" w:date="2018-05-24T16:58:00Z"/>
              <w:rFonts w:asciiTheme="majorHAnsi" w:eastAsiaTheme="majorEastAsia" w:hAnsiTheme="majorHAnsi" w:cstheme="majorBidi"/>
              <w:b/>
              <w:bCs/>
              <w:caps/>
              <w:color w:val="auto"/>
              <w:sz w:val="22"/>
              <w:szCs w:val="22"/>
              <w:lang w:eastAsia="ja-JP"/>
            </w:rPr>
          </w:pPr>
          <w:ins w:id="53" w:author="Keith Folsom" w:date="2018-05-24T16:58:00Z">
            <w:r>
              <w:rPr>
                <w:rFonts w:asciiTheme="majorHAnsi" w:eastAsiaTheme="majorEastAsia" w:hAnsiTheme="majorHAnsi" w:cstheme="majorBidi"/>
                <w:caps/>
                <w:color w:val="auto"/>
                <w:sz w:val="22"/>
                <w:szCs w:val="22"/>
                <w:lang w:eastAsia="ja-JP"/>
              </w:rPr>
              <w:br w:type="page"/>
            </w:r>
          </w:ins>
        </w:p>
        <w:customXmlInsRangeStart w:id="54" w:author="Keith Folsom" w:date="2018-05-24T16:58:00Z"/>
      </w:sdtContent>
    </w:sdt>
    <w:customXmlInsRangeEnd w:id="54"/>
    <w:customXmlInsRangeStart w:id="55" w:author="Keith Folsom" w:date="2018-05-24T17:14:00Z"/>
    <w:sdt>
      <w:sdtPr>
        <w:rPr>
          <w:rFonts w:ascii="Times New Roman" w:eastAsia="Arial Unicode MS" w:hAnsi="Times New Roman" w:cs="Times New Roman"/>
          <w:b w:val="0"/>
          <w:bCs w:val="0"/>
          <w:color w:val="00000A"/>
          <w:sz w:val="24"/>
          <w:szCs w:val="24"/>
          <w:lang w:eastAsia="en-US"/>
        </w:rPr>
        <w:id w:val="-1268839531"/>
        <w:docPartObj>
          <w:docPartGallery w:val="Table of Contents"/>
          <w:docPartUnique/>
        </w:docPartObj>
      </w:sdtPr>
      <w:sdtEndPr>
        <w:rPr>
          <w:noProof/>
        </w:rPr>
      </w:sdtEndPr>
      <w:sdtContent>
        <w:customXmlInsRangeEnd w:id="55"/>
        <w:p w14:paraId="73C91D94" w14:textId="77777777" w:rsidR="001C1565" w:rsidRDefault="001C1565">
          <w:pPr>
            <w:pStyle w:val="TOCHeading"/>
            <w:rPr>
              <w:ins w:id="56" w:author="Keith Folsom" w:date="2018-05-24T17:14:00Z"/>
            </w:rPr>
          </w:pPr>
          <w:ins w:id="57" w:author="Keith Folsom" w:date="2018-05-24T17:14:00Z">
            <w:r>
              <w:t>Table of Contents</w:t>
            </w:r>
          </w:ins>
        </w:p>
        <w:p w14:paraId="0580AB0F" w14:textId="2F479081" w:rsidR="001C1565" w:rsidRDefault="001C1565">
          <w:pPr>
            <w:pStyle w:val="TOC2"/>
            <w:tabs>
              <w:tab w:val="right" w:leader="dot" w:pos="10070"/>
            </w:tabs>
            <w:rPr>
              <w:ins w:id="58" w:author="Keith Folsom" w:date="2018-05-24T17:14:00Z"/>
              <w:rFonts w:asciiTheme="minorHAnsi" w:eastAsiaTheme="minorEastAsia" w:hAnsiTheme="minorHAnsi" w:cstheme="minorBidi"/>
              <w:noProof/>
              <w:color w:val="auto"/>
              <w:sz w:val="22"/>
              <w:szCs w:val="22"/>
            </w:rPr>
          </w:pPr>
          <w:ins w:id="59" w:author="Keith Folsom" w:date="2018-05-24T17:14:00Z">
            <w:r>
              <w:fldChar w:fldCharType="begin"/>
            </w:r>
            <w:r>
              <w:instrText xml:space="preserve"> TOC \o "1-3" \h \z \u </w:instrText>
            </w:r>
            <w:r>
              <w:fldChar w:fldCharType="separate"/>
            </w:r>
            <w:r w:rsidRPr="00EF2E4C">
              <w:rPr>
                <w:rStyle w:val="Hyperlink"/>
                <w:noProof/>
              </w:rPr>
              <w:fldChar w:fldCharType="begin"/>
            </w:r>
            <w:r w:rsidRPr="00EF2E4C">
              <w:rPr>
                <w:rStyle w:val="Hyperlink"/>
                <w:noProof/>
              </w:rPr>
              <w:instrText xml:space="preserve"> </w:instrText>
            </w:r>
            <w:r>
              <w:rPr>
                <w:noProof/>
              </w:rPr>
              <w:instrText>HYPERLINK \l "_Toc514945384"</w:instrText>
            </w:r>
            <w:r w:rsidRPr="00EF2E4C">
              <w:rPr>
                <w:rStyle w:val="Hyperlink"/>
                <w:noProof/>
              </w:rPr>
              <w:instrText xml:space="preserve"> </w:instrText>
            </w:r>
            <w:r w:rsidRPr="00EF2E4C">
              <w:rPr>
                <w:rStyle w:val="Hyperlink"/>
                <w:noProof/>
              </w:rPr>
              <w:fldChar w:fldCharType="separate"/>
            </w:r>
            <w:r w:rsidRPr="00EF2E4C">
              <w:rPr>
                <w:rStyle w:val="Hyperlink"/>
                <w:noProof/>
              </w:rPr>
              <w:t>Abstract</w:t>
            </w:r>
            <w:r>
              <w:rPr>
                <w:noProof/>
                <w:webHidden/>
              </w:rPr>
              <w:tab/>
            </w:r>
            <w:r>
              <w:rPr>
                <w:noProof/>
                <w:webHidden/>
              </w:rPr>
              <w:fldChar w:fldCharType="begin"/>
            </w:r>
            <w:r>
              <w:rPr>
                <w:noProof/>
                <w:webHidden/>
              </w:rPr>
              <w:instrText xml:space="preserve"> PAGEREF _Toc514945384 \h </w:instrText>
            </w:r>
          </w:ins>
          <w:r>
            <w:rPr>
              <w:noProof/>
              <w:webHidden/>
            </w:rPr>
          </w:r>
          <w:r>
            <w:rPr>
              <w:noProof/>
              <w:webHidden/>
            </w:rPr>
            <w:fldChar w:fldCharType="separate"/>
          </w:r>
          <w:r w:rsidR="00EC03C5">
            <w:rPr>
              <w:noProof/>
              <w:webHidden/>
            </w:rPr>
            <w:t>1</w:t>
          </w:r>
          <w:ins w:id="60" w:author="Keith Folsom" w:date="2018-05-24T17:14:00Z">
            <w:r>
              <w:rPr>
                <w:noProof/>
                <w:webHidden/>
              </w:rPr>
              <w:fldChar w:fldCharType="end"/>
            </w:r>
            <w:r w:rsidRPr="00EF2E4C">
              <w:rPr>
                <w:rStyle w:val="Hyperlink"/>
                <w:noProof/>
              </w:rPr>
              <w:fldChar w:fldCharType="end"/>
            </w:r>
          </w:ins>
        </w:p>
        <w:p w14:paraId="342F0E54" w14:textId="1E669102" w:rsidR="001C1565" w:rsidRDefault="001C1565">
          <w:pPr>
            <w:pStyle w:val="TOC2"/>
            <w:tabs>
              <w:tab w:val="right" w:leader="dot" w:pos="10070"/>
            </w:tabs>
            <w:rPr>
              <w:ins w:id="61" w:author="Keith Folsom" w:date="2018-05-24T17:14:00Z"/>
              <w:rFonts w:asciiTheme="minorHAnsi" w:eastAsiaTheme="minorEastAsia" w:hAnsiTheme="minorHAnsi" w:cstheme="minorBidi"/>
              <w:noProof/>
              <w:color w:val="auto"/>
              <w:sz w:val="22"/>
              <w:szCs w:val="22"/>
            </w:rPr>
          </w:pPr>
          <w:ins w:id="62"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"_Toc514945385"</w:instrText>
            </w:r>
            <w:r w:rsidRPr="00EF2E4C">
              <w:rPr>
                <w:rStyle w:val="Hyperlink"/>
                <w:noProof/>
              </w:rPr>
              <w:instrText xml:space="preserve"> </w:instrText>
            </w:r>
            <w:r w:rsidRPr="00EF2E4C">
              <w:rPr>
                <w:rStyle w:val="Hyperlink"/>
                <w:noProof/>
              </w:rPr>
              <w:fldChar w:fldCharType="separate"/>
            </w:r>
            <w:r w:rsidRPr="00EF2E4C">
              <w:rPr>
                <w:rStyle w:val="Hyperlink"/>
                <w:noProof/>
              </w:rPr>
              <w:t>Keywords</w:t>
            </w:r>
            <w:r>
              <w:rPr>
                <w:noProof/>
                <w:webHidden/>
              </w:rPr>
              <w:tab/>
            </w:r>
            <w:r>
              <w:rPr>
                <w:noProof/>
                <w:webHidden/>
              </w:rPr>
              <w:fldChar w:fldCharType="begin"/>
            </w:r>
            <w:r>
              <w:rPr>
                <w:noProof/>
                <w:webHidden/>
              </w:rPr>
              <w:instrText xml:space="preserve"> PAGEREF _Toc514945385 \h </w:instrText>
            </w:r>
          </w:ins>
          <w:r>
            <w:rPr>
              <w:noProof/>
              <w:webHidden/>
            </w:rPr>
          </w:r>
          <w:r>
            <w:rPr>
              <w:noProof/>
              <w:webHidden/>
            </w:rPr>
            <w:fldChar w:fldCharType="separate"/>
          </w:r>
          <w:r w:rsidR="00EC03C5">
            <w:rPr>
              <w:noProof/>
              <w:webHidden/>
            </w:rPr>
            <w:t>1</w:t>
          </w:r>
          <w:ins w:id="63" w:author="Keith Folsom" w:date="2018-05-24T17:14:00Z">
            <w:r>
              <w:rPr>
                <w:noProof/>
                <w:webHidden/>
              </w:rPr>
              <w:fldChar w:fldCharType="end"/>
            </w:r>
            <w:r w:rsidRPr="00EF2E4C">
              <w:rPr>
                <w:rStyle w:val="Hyperlink"/>
                <w:noProof/>
              </w:rPr>
              <w:fldChar w:fldCharType="end"/>
            </w:r>
          </w:ins>
        </w:p>
        <w:p w14:paraId="0C4588FB" w14:textId="2661F309" w:rsidR="001C1565" w:rsidRDefault="001C1565">
          <w:pPr>
            <w:pStyle w:val="TOC2"/>
            <w:tabs>
              <w:tab w:val="right" w:leader="dot" w:pos="10070"/>
            </w:tabs>
            <w:rPr>
              <w:ins w:id="64" w:author="Keith Folsom" w:date="2018-05-24T17:14:00Z"/>
              <w:rFonts w:asciiTheme="minorHAnsi" w:eastAsiaTheme="minorEastAsia" w:hAnsiTheme="minorHAnsi" w:cstheme="minorBidi"/>
              <w:noProof/>
              <w:color w:val="auto"/>
              <w:sz w:val="22"/>
              <w:szCs w:val="22"/>
            </w:rPr>
          </w:pPr>
          <w:ins w:id="65"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"_Toc514945386"</w:instrText>
            </w:r>
            <w:r w:rsidRPr="00EF2E4C">
              <w:rPr>
                <w:rStyle w:val="Hyperlink"/>
                <w:noProof/>
              </w:rPr>
              <w:instrText xml:space="preserve"> </w:instrText>
            </w:r>
            <w:r w:rsidRPr="00EF2E4C">
              <w:rPr>
                <w:rStyle w:val="Hyperlink"/>
                <w:noProof/>
              </w:rPr>
              <w:fldChar w:fldCharType="separate"/>
            </w:r>
            <w:r w:rsidRPr="00EF2E4C">
              <w:rPr>
                <w:rStyle w:val="Hyperlink"/>
                <w:noProof/>
              </w:rPr>
              <w:t>Introduction</w:t>
            </w:r>
            <w:r>
              <w:rPr>
                <w:noProof/>
                <w:webHidden/>
              </w:rPr>
              <w:tab/>
            </w:r>
            <w:r>
              <w:rPr>
                <w:noProof/>
                <w:webHidden/>
              </w:rPr>
              <w:fldChar w:fldCharType="begin"/>
            </w:r>
            <w:r>
              <w:rPr>
                <w:noProof/>
                <w:webHidden/>
              </w:rPr>
              <w:instrText xml:space="preserve"> PAGEREF _Toc514945386 \h </w:instrText>
            </w:r>
          </w:ins>
          <w:r>
            <w:rPr>
              <w:noProof/>
              <w:webHidden/>
            </w:rPr>
          </w:r>
          <w:r>
            <w:rPr>
              <w:noProof/>
              <w:webHidden/>
            </w:rPr>
            <w:fldChar w:fldCharType="separate"/>
          </w:r>
          <w:r w:rsidR="00EC03C5">
            <w:rPr>
              <w:noProof/>
              <w:webHidden/>
            </w:rPr>
            <w:t>1</w:t>
          </w:r>
          <w:ins w:id="66" w:author="Keith Folsom" w:date="2018-05-24T17:14:00Z">
            <w:r>
              <w:rPr>
                <w:noProof/>
                <w:webHidden/>
              </w:rPr>
              <w:fldChar w:fldCharType="end"/>
            </w:r>
            <w:r w:rsidRPr="00EF2E4C">
              <w:rPr>
                <w:rStyle w:val="Hyperlink"/>
                <w:noProof/>
              </w:rPr>
              <w:fldChar w:fldCharType="end"/>
            </w:r>
          </w:ins>
        </w:p>
        <w:p w14:paraId="62A4BE34" w14:textId="471DE3C1" w:rsidR="001C1565" w:rsidRDefault="001C1565">
          <w:pPr>
            <w:pStyle w:val="TOC2"/>
            <w:tabs>
              <w:tab w:val="right" w:leader="dot" w:pos="10070"/>
            </w:tabs>
            <w:rPr>
              <w:ins w:id="67" w:author="Keith Folsom" w:date="2018-05-24T17:14:00Z"/>
              <w:rFonts w:asciiTheme="minorHAnsi" w:eastAsiaTheme="minorEastAsia" w:hAnsiTheme="minorHAnsi" w:cstheme="minorBidi"/>
              <w:noProof/>
              <w:color w:val="auto"/>
              <w:sz w:val="22"/>
              <w:szCs w:val="22"/>
            </w:rPr>
          </w:pPr>
          <w:ins w:id="68"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"_Toc514945387"</w:instrText>
            </w:r>
            <w:r w:rsidRPr="00EF2E4C">
              <w:rPr>
                <w:rStyle w:val="Hyperlink"/>
                <w:noProof/>
              </w:rPr>
              <w:instrText xml:space="preserve"> </w:instrText>
            </w:r>
            <w:r w:rsidRPr="00EF2E4C">
              <w:rPr>
                <w:rStyle w:val="Hyperlink"/>
                <w:noProof/>
              </w:rPr>
              <w:fldChar w:fldCharType="separate"/>
            </w:r>
            <w:r w:rsidRPr="00EF2E4C">
              <w:rPr>
                <w:rStyle w:val="Hyperlink"/>
                <w:noProof/>
              </w:rPr>
              <w:t>Literature Review</w:t>
            </w:r>
            <w:r>
              <w:rPr>
                <w:noProof/>
                <w:webHidden/>
              </w:rPr>
              <w:tab/>
            </w:r>
            <w:r>
              <w:rPr>
                <w:noProof/>
                <w:webHidden/>
              </w:rPr>
              <w:fldChar w:fldCharType="begin"/>
            </w:r>
            <w:r>
              <w:rPr>
                <w:noProof/>
                <w:webHidden/>
              </w:rPr>
              <w:instrText xml:space="preserve"> PAGEREF _Toc514945387 \h </w:instrText>
            </w:r>
          </w:ins>
          <w:r>
            <w:rPr>
              <w:noProof/>
              <w:webHidden/>
            </w:rPr>
          </w:r>
          <w:r>
            <w:rPr>
              <w:noProof/>
              <w:webHidden/>
            </w:rPr>
            <w:fldChar w:fldCharType="separate"/>
          </w:r>
          <w:r w:rsidR="00EC03C5">
            <w:rPr>
              <w:noProof/>
              <w:webHidden/>
            </w:rPr>
            <w:t>1</w:t>
          </w:r>
          <w:ins w:id="69" w:author="Keith Folsom" w:date="2018-05-24T17:14:00Z">
            <w:r>
              <w:rPr>
                <w:noProof/>
                <w:webHidden/>
              </w:rPr>
              <w:fldChar w:fldCharType="end"/>
            </w:r>
            <w:r w:rsidRPr="00EF2E4C">
              <w:rPr>
                <w:rStyle w:val="Hyperlink"/>
                <w:noProof/>
              </w:rPr>
              <w:fldChar w:fldCharType="end"/>
            </w:r>
          </w:ins>
        </w:p>
        <w:p w14:paraId="6521B37F" w14:textId="715F462A" w:rsidR="001C1565" w:rsidRDefault="001C1565">
          <w:pPr>
            <w:pStyle w:val="TOC2"/>
            <w:tabs>
              <w:tab w:val="right" w:leader="dot" w:pos="10070"/>
            </w:tabs>
            <w:rPr>
              <w:ins w:id="70" w:author="Keith Folsom" w:date="2018-05-24T17:14:00Z"/>
              <w:rFonts w:asciiTheme="minorHAnsi" w:eastAsiaTheme="minorEastAsia" w:hAnsiTheme="minorHAnsi" w:cstheme="minorBidi"/>
              <w:noProof/>
              <w:color w:val="auto"/>
              <w:sz w:val="22"/>
              <w:szCs w:val="22"/>
            </w:rPr>
          </w:pPr>
          <w:ins w:id="71"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"_Toc514945388"</w:instrText>
            </w:r>
            <w:r w:rsidRPr="00EF2E4C">
              <w:rPr>
                <w:rStyle w:val="Hyperlink"/>
                <w:noProof/>
              </w:rPr>
              <w:instrText xml:space="preserve"> </w:instrText>
            </w:r>
            <w:r w:rsidRPr="00EF2E4C">
              <w:rPr>
                <w:rStyle w:val="Hyperlink"/>
                <w:noProof/>
              </w:rPr>
              <w:fldChar w:fldCharType="separate"/>
            </w:r>
            <w:r w:rsidRPr="00EF2E4C">
              <w:rPr>
                <w:rStyle w:val="Hyperlink"/>
                <w:noProof/>
              </w:rPr>
              <w:t>Methodology</w:t>
            </w:r>
            <w:r>
              <w:rPr>
                <w:noProof/>
                <w:webHidden/>
              </w:rPr>
              <w:tab/>
            </w:r>
            <w:r>
              <w:rPr>
                <w:noProof/>
                <w:webHidden/>
              </w:rPr>
              <w:fldChar w:fldCharType="begin"/>
            </w:r>
            <w:r>
              <w:rPr>
                <w:noProof/>
                <w:webHidden/>
              </w:rPr>
              <w:instrText xml:space="preserve"> PAGEREF _Toc514945388 \h </w:instrText>
            </w:r>
          </w:ins>
          <w:r>
            <w:rPr>
              <w:noProof/>
              <w:webHidden/>
            </w:rPr>
          </w:r>
          <w:r>
            <w:rPr>
              <w:noProof/>
              <w:webHidden/>
            </w:rPr>
            <w:fldChar w:fldCharType="separate"/>
          </w:r>
          <w:r w:rsidR="00EC03C5">
            <w:rPr>
              <w:noProof/>
              <w:webHidden/>
            </w:rPr>
            <w:t>3</w:t>
          </w:r>
          <w:ins w:id="72" w:author="Keith Folsom" w:date="2018-05-24T17:14:00Z">
            <w:r>
              <w:rPr>
                <w:noProof/>
                <w:webHidden/>
              </w:rPr>
              <w:fldChar w:fldCharType="end"/>
            </w:r>
            <w:r w:rsidRPr="00EF2E4C">
              <w:rPr>
                <w:rStyle w:val="Hyperlink"/>
                <w:noProof/>
              </w:rPr>
              <w:fldChar w:fldCharType="end"/>
            </w:r>
          </w:ins>
        </w:p>
        <w:p w14:paraId="58EFEA79" w14:textId="5E43C923" w:rsidR="001C1565" w:rsidRDefault="001C1565">
          <w:pPr>
            <w:pStyle w:val="TOC3"/>
            <w:tabs>
              <w:tab w:val="right" w:leader="dot" w:pos="10070"/>
            </w:tabs>
            <w:rPr>
              <w:ins w:id="73" w:author="Keith Folsom" w:date="2018-05-24T17:14:00Z"/>
              <w:rFonts w:asciiTheme="minorHAnsi" w:eastAsiaTheme="minorEastAsia" w:hAnsiTheme="minorHAnsi" w:cstheme="minorBidi"/>
              <w:noProof/>
              <w:color w:val="auto"/>
              <w:sz w:val="22"/>
              <w:szCs w:val="22"/>
            </w:rPr>
          </w:pPr>
          <w:ins w:id="74"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"_Toc514945389"</w:instrText>
            </w:r>
            <w:r w:rsidRPr="00EF2E4C">
              <w:rPr>
                <w:rStyle w:val="Hyperlink"/>
                <w:noProof/>
              </w:rPr>
              <w:instrText xml:space="preserve"> </w:instrText>
            </w:r>
            <w:r w:rsidRPr="00EF2E4C">
              <w:rPr>
                <w:rStyle w:val="Hyperlink"/>
                <w:noProof/>
              </w:rPr>
              <w:fldChar w:fldCharType="separate"/>
            </w:r>
            <w:r w:rsidRPr="00EF2E4C">
              <w:rPr>
                <w:rStyle w:val="Hyperlink"/>
                <w:noProof/>
              </w:rPr>
              <w:t>Dataset Description</w:t>
            </w:r>
            <w:r>
              <w:rPr>
                <w:noProof/>
                <w:webHidden/>
              </w:rPr>
              <w:tab/>
            </w:r>
            <w:r>
              <w:rPr>
                <w:noProof/>
                <w:webHidden/>
              </w:rPr>
              <w:fldChar w:fldCharType="begin"/>
            </w:r>
            <w:r>
              <w:rPr>
                <w:noProof/>
                <w:webHidden/>
              </w:rPr>
              <w:instrText xml:space="preserve"> PAGEREF _Toc514945389 \h </w:instrText>
            </w:r>
          </w:ins>
          <w:r>
            <w:rPr>
              <w:noProof/>
              <w:webHidden/>
            </w:rPr>
          </w:r>
          <w:r>
            <w:rPr>
              <w:noProof/>
              <w:webHidden/>
            </w:rPr>
            <w:fldChar w:fldCharType="separate"/>
          </w:r>
          <w:r w:rsidR="00EC03C5">
            <w:rPr>
              <w:noProof/>
              <w:webHidden/>
            </w:rPr>
            <w:t>3</w:t>
          </w:r>
          <w:ins w:id="75" w:author="Keith Folsom" w:date="2018-05-24T17:14:00Z">
            <w:r>
              <w:rPr>
                <w:noProof/>
                <w:webHidden/>
              </w:rPr>
              <w:fldChar w:fldCharType="end"/>
            </w:r>
            <w:r w:rsidRPr="00EF2E4C">
              <w:rPr>
                <w:rStyle w:val="Hyperlink"/>
                <w:noProof/>
              </w:rPr>
              <w:fldChar w:fldCharType="end"/>
            </w:r>
          </w:ins>
        </w:p>
        <w:p w14:paraId="07030DE9" w14:textId="2AC7E9E0" w:rsidR="001C1565" w:rsidRDefault="001C1565">
          <w:pPr>
            <w:pStyle w:val="TOC3"/>
            <w:tabs>
              <w:tab w:val="right" w:leader="dot" w:pos="10070"/>
            </w:tabs>
            <w:rPr>
              <w:ins w:id="76" w:author="Keith Folsom" w:date="2018-05-24T17:14:00Z"/>
              <w:rFonts w:asciiTheme="minorHAnsi" w:eastAsiaTheme="minorEastAsia" w:hAnsiTheme="minorHAnsi" w:cstheme="minorBidi"/>
              <w:noProof/>
              <w:color w:val="auto"/>
              <w:sz w:val="22"/>
              <w:szCs w:val="22"/>
            </w:rPr>
          </w:pPr>
          <w:ins w:id="77"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"_Toc514945390"</w:instrText>
            </w:r>
            <w:r w:rsidRPr="00EF2E4C">
              <w:rPr>
                <w:rStyle w:val="Hyperlink"/>
                <w:noProof/>
              </w:rPr>
              <w:instrText xml:space="preserve"> </w:instrText>
            </w:r>
            <w:r w:rsidRPr="00EF2E4C">
              <w:rPr>
                <w:rStyle w:val="Hyperlink"/>
                <w:noProof/>
              </w:rPr>
              <w:fldChar w:fldCharType="separate"/>
            </w:r>
            <w:r w:rsidRPr="00EF2E4C">
              <w:rPr>
                <w:rStyle w:val="Hyperlink"/>
                <w:noProof/>
              </w:rPr>
              <w:t>Performance Measurement</w:t>
            </w:r>
            <w:r>
              <w:rPr>
                <w:noProof/>
                <w:webHidden/>
              </w:rPr>
              <w:tab/>
            </w:r>
            <w:r>
              <w:rPr>
                <w:noProof/>
                <w:webHidden/>
              </w:rPr>
              <w:fldChar w:fldCharType="begin"/>
            </w:r>
            <w:r>
              <w:rPr>
                <w:noProof/>
                <w:webHidden/>
              </w:rPr>
              <w:instrText xml:space="preserve"> PAGEREF _Toc514945390 \h </w:instrText>
            </w:r>
          </w:ins>
          <w:r>
            <w:rPr>
              <w:noProof/>
              <w:webHidden/>
            </w:rPr>
          </w:r>
          <w:r>
            <w:rPr>
              <w:noProof/>
              <w:webHidden/>
            </w:rPr>
            <w:fldChar w:fldCharType="separate"/>
          </w:r>
          <w:r w:rsidR="00EC03C5">
            <w:rPr>
              <w:noProof/>
              <w:webHidden/>
            </w:rPr>
            <w:t>4</w:t>
          </w:r>
          <w:ins w:id="78" w:author="Keith Folsom" w:date="2018-05-24T17:14:00Z">
            <w:r>
              <w:rPr>
                <w:noProof/>
                <w:webHidden/>
              </w:rPr>
              <w:fldChar w:fldCharType="end"/>
            </w:r>
            <w:r w:rsidRPr="00EF2E4C">
              <w:rPr>
                <w:rStyle w:val="Hyperlink"/>
                <w:noProof/>
              </w:rPr>
              <w:fldChar w:fldCharType="end"/>
            </w:r>
          </w:ins>
        </w:p>
        <w:p w14:paraId="1B3950FB" w14:textId="5EEF57C7" w:rsidR="001C1565" w:rsidRDefault="001C1565">
          <w:pPr>
            <w:pStyle w:val="TOC2"/>
            <w:tabs>
              <w:tab w:val="right" w:leader="dot" w:pos="10070"/>
            </w:tabs>
            <w:rPr>
              <w:ins w:id="79" w:author="Keith Folsom" w:date="2018-05-24T17:14:00Z"/>
              <w:rFonts w:asciiTheme="minorHAnsi" w:eastAsiaTheme="minorEastAsia" w:hAnsiTheme="minorHAnsi" w:cstheme="minorBidi"/>
              <w:noProof/>
              <w:color w:val="auto"/>
              <w:sz w:val="22"/>
              <w:szCs w:val="22"/>
            </w:rPr>
          </w:pPr>
          <w:ins w:id="80"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"_Toc514945391"</w:instrText>
            </w:r>
            <w:r w:rsidRPr="00EF2E4C">
              <w:rPr>
                <w:rStyle w:val="Hyperlink"/>
                <w:noProof/>
              </w:rPr>
              <w:instrText xml:space="preserve"> </w:instrText>
            </w:r>
            <w:r w:rsidRPr="00EF2E4C">
              <w:rPr>
                <w:rStyle w:val="Hyperlink"/>
                <w:noProof/>
              </w:rPr>
              <w:fldChar w:fldCharType="separate"/>
            </w:r>
            <w:r w:rsidRPr="00EF2E4C">
              <w:rPr>
                <w:rStyle w:val="Hyperlink"/>
                <w:noProof/>
              </w:rPr>
              <w:t>Experimentation and Results</w:t>
            </w:r>
            <w:r>
              <w:rPr>
                <w:noProof/>
                <w:webHidden/>
              </w:rPr>
              <w:tab/>
            </w:r>
            <w:r>
              <w:rPr>
                <w:noProof/>
                <w:webHidden/>
              </w:rPr>
              <w:fldChar w:fldCharType="begin"/>
            </w:r>
            <w:r>
              <w:rPr>
                <w:noProof/>
                <w:webHidden/>
              </w:rPr>
              <w:instrText xml:space="preserve"> PAGEREF _Toc514945391 \h </w:instrText>
            </w:r>
          </w:ins>
          <w:r>
            <w:rPr>
              <w:noProof/>
              <w:webHidden/>
            </w:rPr>
          </w:r>
          <w:r>
            <w:rPr>
              <w:noProof/>
              <w:webHidden/>
            </w:rPr>
            <w:fldChar w:fldCharType="separate"/>
          </w:r>
          <w:r w:rsidR="00EC03C5">
            <w:rPr>
              <w:noProof/>
              <w:webHidden/>
            </w:rPr>
            <w:t>5</w:t>
          </w:r>
          <w:ins w:id="81" w:author="Keith Folsom" w:date="2018-05-24T17:14:00Z">
            <w:r>
              <w:rPr>
                <w:noProof/>
                <w:webHidden/>
              </w:rPr>
              <w:fldChar w:fldCharType="end"/>
            </w:r>
            <w:r w:rsidRPr="00EF2E4C">
              <w:rPr>
                <w:rStyle w:val="Hyperlink"/>
                <w:noProof/>
              </w:rPr>
              <w:fldChar w:fldCharType="end"/>
            </w:r>
          </w:ins>
        </w:p>
        <w:p w14:paraId="00E45C8B" w14:textId="78C18CAC" w:rsidR="001C1565" w:rsidRDefault="001C1565">
          <w:pPr>
            <w:pStyle w:val="TOC3"/>
            <w:tabs>
              <w:tab w:val="right" w:leader="dot" w:pos="10070"/>
            </w:tabs>
            <w:rPr>
              <w:ins w:id="82" w:author="Keith Folsom" w:date="2018-05-24T17:14:00Z"/>
              <w:rFonts w:asciiTheme="minorHAnsi" w:eastAsiaTheme="minorEastAsia" w:hAnsiTheme="minorHAnsi" w:cstheme="minorBidi"/>
              <w:noProof/>
              <w:color w:val="auto"/>
              <w:sz w:val="22"/>
              <w:szCs w:val="22"/>
            </w:rPr>
          </w:pPr>
          <w:ins w:id="83"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"_Toc514945392"</w:instrText>
            </w:r>
            <w:r w:rsidRPr="00EF2E4C">
              <w:rPr>
                <w:rStyle w:val="Hyperlink"/>
                <w:noProof/>
              </w:rPr>
              <w:instrText xml:space="preserve"> </w:instrText>
            </w:r>
            <w:r w:rsidRPr="00EF2E4C">
              <w:rPr>
                <w:rStyle w:val="Hyperlink"/>
                <w:noProof/>
              </w:rPr>
              <w:fldChar w:fldCharType="separate"/>
            </w:r>
            <w:r w:rsidRPr="00EF2E4C">
              <w:rPr>
                <w:rStyle w:val="Hyperlink"/>
                <w:noProof/>
              </w:rPr>
              <w:t>Data Analysis and Transformation</w:t>
            </w:r>
            <w:r>
              <w:rPr>
                <w:noProof/>
                <w:webHidden/>
              </w:rPr>
              <w:tab/>
            </w:r>
            <w:r>
              <w:rPr>
                <w:noProof/>
                <w:webHidden/>
              </w:rPr>
              <w:fldChar w:fldCharType="begin"/>
            </w:r>
            <w:r>
              <w:rPr>
                <w:noProof/>
                <w:webHidden/>
              </w:rPr>
              <w:instrText xml:space="preserve"> PAGEREF _Toc514945392 \h </w:instrText>
            </w:r>
          </w:ins>
          <w:r>
            <w:rPr>
              <w:noProof/>
              <w:webHidden/>
            </w:rPr>
          </w:r>
          <w:r>
            <w:rPr>
              <w:noProof/>
              <w:webHidden/>
            </w:rPr>
            <w:fldChar w:fldCharType="separate"/>
          </w:r>
          <w:r w:rsidR="00EC03C5">
            <w:rPr>
              <w:noProof/>
              <w:webHidden/>
            </w:rPr>
            <w:t>5</w:t>
          </w:r>
          <w:ins w:id="84" w:author="Keith Folsom" w:date="2018-05-24T17:14:00Z">
            <w:r>
              <w:rPr>
                <w:noProof/>
                <w:webHidden/>
              </w:rPr>
              <w:fldChar w:fldCharType="end"/>
            </w:r>
            <w:r w:rsidRPr="00EF2E4C">
              <w:rPr>
                <w:rStyle w:val="Hyperlink"/>
                <w:noProof/>
              </w:rPr>
              <w:fldChar w:fldCharType="end"/>
            </w:r>
          </w:ins>
        </w:p>
        <w:p w14:paraId="53BEEC2E" w14:textId="5EEBEE9A" w:rsidR="001C1565" w:rsidRDefault="001C1565">
          <w:pPr>
            <w:pStyle w:val="TOC3"/>
            <w:tabs>
              <w:tab w:val="right" w:leader="dot" w:pos="10070"/>
            </w:tabs>
            <w:rPr>
              <w:ins w:id="85" w:author="Keith Folsom" w:date="2018-05-24T17:14:00Z"/>
              <w:rFonts w:asciiTheme="minorHAnsi" w:eastAsiaTheme="minorEastAsia" w:hAnsiTheme="minorHAnsi" w:cstheme="minorBidi"/>
              <w:noProof/>
              <w:color w:val="auto"/>
              <w:sz w:val="22"/>
              <w:szCs w:val="22"/>
            </w:rPr>
          </w:pPr>
          <w:ins w:id="86"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"_Toc514945393"</w:instrText>
            </w:r>
            <w:r w:rsidRPr="00EF2E4C">
              <w:rPr>
                <w:rStyle w:val="Hyperlink"/>
                <w:noProof/>
              </w:rPr>
              <w:instrText xml:space="preserve"> </w:instrText>
            </w:r>
            <w:r w:rsidRPr="00EF2E4C">
              <w:rPr>
                <w:rStyle w:val="Hyperlink"/>
                <w:noProof/>
              </w:rPr>
              <w:fldChar w:fldCharType="separate"/>
            </w:r>
            <w:r w:rsidRPr="00EF2E4C">
              <w:rPr>
                <w:rStyle w:val="Hyperlink"/>
                <w:noProof/>
              </w:rPr>
              <w:t>Model Design</w:t>
            </w:r>
            <w:r>
              <w:rPr>
                <w:noProof/>
                <w:webHidden/>
              </w:rPr>
              <w:tab/>
            </w:r>
            <w:r>
              <w:rPr>
                <w:noProof/>
                <w:webHidden/>
              </w:rPr>
              <w:fldChar w:fldCharType="begin"/>
            </w:r>
            <w:r>
              <w:rPr>
                <w:noProof/>
                <w:webHidden/>
              </w:rPr>
              <w:instrText xml:space="preserve"> PAGEREF _Toc514945393 \h </w:instrText>
            </w:r>
          </w:ins>
          <w:r>
            <w:rPr>
              <w:noProof/>
              <w:webHidden/>
            </w:rPr>
          </w:r>
          <w:r>
            <w:rPr>
              <w:noProof/>
              <w:webHidden/>
            </w:rPr>
            <w:fldChar w:fldCharType="separate"/>
          </w:r>
          <w:r w:rsidR="00EC03C5">
            <w:rPr>
              <w:noProof/>
              <w:webHidden/>
            </w:rPr>
            <w:t>7</w:t>
          </w:r>
          <w:ins w:id="87" w:author="Keith Folsom" w:date="2018-05-24T17:14:00Z">
            <w:r>
              <w:rPr>
                <w:noProof/>
                <w:webHidden/>
              </w:rPr>
              <w:fldChar w:fldCharType="end"/>
            </w:r>
            <w:r w:rsidRPr="00EF2E4C">
              <w:rPr>
                <w:rStyle w:val="Hyperlink"/>
                <w:noProof/>
              </w:rPr>
              <w:fldChar w:fldCharType="end"/>
            </w:r>
          </w:ins>
        </w:p>
        <w:p w14:paraId="5E777694" w14:textId="1559BC2F" w:rsidR="001C1565" w:rsidRDefault="001C1565">
          <w:pPr>
            <w:pStyle w:val="TOC2"/>
            <w:tabs>
              <w:tab w:val="right" w:leader="dot" w:pos="10070"/>
            </w:tabs>
            <w:rPr>
              <w:ins w:id="88" w:author="Keith Folsom" w:date="2018-05-24T17:14:00Z"/>
              <w:rFonts w:asciiTheme="minorHAnsi" w:eastAsiaTheme="minorEastAsia" w:hAnsiTheme="minorHAnsi" w:cstheme="minorBidi"/>
              <w:noProof/>
              <w:color w:val="auto"/>
              <w:sz w:val="22"/>
              <w:szCs w:val="22"/>
            </w:rPr>
          </w:pPr>
          <w:ins w:id="89"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"_Toc514945394"</w:instrText>
            </w:r>
            <w:r w:rsidRPr="00EF2E4C">
              <w:rPr>
                <w:rStyle w:val="Hyperlink"/>
                <w:noProof/>
              </w:rPr>
              <w:instrText xml:space="preserve"> </w:instrText>
            </w:r>
            <w:r w:rsidRPr="00EF2E4C">
              <w:rPr>
                <w:rStyle w:val="Hyperlink"/>
                <w:noProof/>
              </w:rPr>
              <w:fldChar w:fldCharType="separate"/>
            </w:r>
            <w:r w:rsidRPr="00EF2E4C">
              <w:rPr>
                <w:rStyle w:val="Hyperlink"/>
                <w:noProof/>
                <w:lang w:val="fr-FR"/>
              </w:rPr>
              <w:t>Conclusion</w:t>
            </w:r>
            <w:r>
              <w:rPr>
                <w:noProof/>
                <w:webHidden/>
              </w:rPr>
              <w:tab/>
            </w:r>
            <w:r>
              <w:rPr>
                <w:noProof/>
                <w:webHidden/>
              </w:rPr>
              <w:fldChar w:fldCharType="begin"/>
            </w:r>
            <w:r>
              <w:rPr>
                <w:noProof/>
                <w:webHidden/>
              </w:rPr>
              <w:instrText xml:space="preserve"> PAGEREF _Toc514945394 \h </w:instrText>
            </w:r>
          </w:ins>
          <w:r>
            <w:rPr>
              <w:noProof/>
              <w:webHidden/>
            </w:rPr>
          </w:r>
          <w:r>
            <w:rPr>
              <w:noProof/>
              <w:webHidden/>
            </w:rPr>
            <w:fldChar w:fldCharType="separate"/>
          </w:r>
          <w:r w:rsidR="00EC03C5">
            <w:rPr>
              <w:noProof/>
              <w:webHidden/>
            </w:rPr>
            <w:t>13</w:t>
          </w:r>
          <w:ins w:id="90" w:author="Keith Folsom" w:date="2018-05-24T17:14:00Z">
            <w:r>
              <w:rPr>
                <w:noProof/>
                <w:webHidden/>
              </w:rPr>
              <w:fldChar w:fldCharType="end"/>
            </w:r>
            <w:r w:rsidRPr="00EF2E4C">
              <w:rPr>
                <w:rStyle w:val="Hyperlink"/>
                <w:noProof/>
              </w:rPr>
              <w:fldChar w:fldCharType="end"/>
            </w:r>
          </w:ins>
        </w:p>
        <w:p w14:paraId="280CF737" w14:textId="29381893" w:rsidR="001C1565" w:rsidRDefault="001C1565">
          <w:pPr>
            <w:pStyle w:val="TOC2"/>
            <w:tabs>
              <w:tab w:val="right" w:leader="dot" w:pos="10070"/>
            </w:tabs>
            <w:rPr>
              <w:ins w:id="91" w:author="Keith Folsom" w:date="2018-05-24T17:14:00Z"/>
              <w:rFonts w:asciiTheme="minorHAnsi" w:eastAsiaTheme="minorEastAsia" w:hAnsiTheme="minorHAnsi" w:cstheme="minorBidi"/>
              <w:noProof/>
              <w:color w:val="auto"/>
              <w:sz w:val="22"/>
              <w:szCs w:val="22"/>
            </w:rPr>
          </w:pPr>
          <w:ins w:id="92"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"_Toc514945395"</w:instrText>
            </w:r>
            <w:r w:rsidRPr="00EF2E4C">
              <w:rPr>
                <w:rStyle w:val="Hyperlink"/>
                <w:noProof/>
              </w:rPr>
              <w:instrText xml:space="preserve"> </w:instrText>
            </w:r>
            <w:r w:rsidRPr="00EF2E4C">
              <w:rPr>
                <w:rStyle w:val="Hyperlink"/>
                <w:noProof/>
              </w:rPr>
              <w:fldChar w:fldCharType="separate"/>
            </w:r>
            <w:r w:rsidRPr="00EF2E4C">
              <w:rPr>
                <w:rStyle w:val="Hyperlink"/>
                <w:noProof/>
              </w:rPr>
              <w:t>References</w:t>
            </w:r>
            <w:r>
              <w:rPr>
                <w:noProof/>
                <w:webHidden/>
              </w:rPr>
              <w:tab/>
            </w:r>
            <w:r>
              <w:rPr>
                <w:noProof/>
                <w:webHidden/>
              </w:rPr>
              <w:fldChar w:fldCharType="begin"/>
            </w:r>
            <w:r>
              <w:rPr>
                <w:noProof/>
                <w:webHidden/>
              </w:rPr>
              <w:instrText xml:space="preserve"> PAGEREF _Toc514945395 \h </w:instrText>
            </w:r>
          </w:ins>
          <w:r>
            <w:rPr>
              <w:noProof/>
              <w:webHidden/>
            </w:rPr>
          </w:r>
          <w:r>
            <w:rPr>
              <w:noProof/>
              <w:webHidden/>
            </w:rPr>
            <w:fldChar w:fldCharType="separate"/>
          </w:r>
          <w:r w:rsidR="00EC03C5">
            <w:rPr>
              <w:noProof/>
              <w:webHidden/>
            </w:rPr>
            <w:t>14</w:t>
          </w:r>
          <w:ins w:id="93" w:author="Keith Folsom" w:date="2018-05-24T17:14:00Z">
            <w:r>
              <w:rPr>
                <w:noProof/>
                <w:webHidden/>
              </w:rPr>
              <w:fldChar w:fldCharType="end"/>
            </w:r>
            <w:r w:rsidRPr="00EF2E4C">
              <w:rPr>
                <w:rStyle w:val="Hyperlink"/>
                <w:noProof/>
              </w:rPr>
              <w:fldChar w:fldCharType="end"/>
            </w:r>
          </w:ins>
        </w:p>
        <w:p w14:paraId="1474BE98" w14:textId="4FD434C2" w:rsidR="001C1565" w:rsidRDefault="001C1565">
          <w:pPr>
            <w:pStyle w:val="TOC2"/>
            <w:tabs>
              <w:tab w:val="right" w:leader="dot" w:pos="10070"/>
            </w:tabs>
            <w:rPr>
              <w:ins w:id="94" w:author="Keith Folsom" w:date="2018-05-24T17:14:00Z"/>
              <w:rFonts w:asciiTheme="minorHAnsi" w:eastAsiaTheme="minorEastAsia" w:hAnsiTheme="minorHAnsi" w:cstheme="minorBidi"/>
              <w:noProof/>
              <w:color w:val="auto"/>
              <w:sz w:val="22"/>
              <w:szCs w:val="22"/>
            </w:rPr>
          </w:pPr>
          <w:ins w:id="95"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"_Toc514945396"</w:instrText>
            </w:r>
            <w:r w:rsidRPr="00EF2E4C">
              <w:rPr>
                <w:rStyle w:val="Hyperlink"/>
                <w:noProof/>
              </w:rPr>
              <w:instrText xml:space="preserve"> </w:instrText>
            </w:r>
            <w:r w:rsidRPr="00EF2E4C">
              <w:rPr>
                <w:rStyle w:val="Hyperlink"/>
                <w:noProof/>
              </w:rPr>
              <w:fldChar w:fldCharType="separate"/>
            </w:r>
            <w:r w:rsidRPr="00EF2E4C">
              <w:rPr>
                <w:rStyle w:val="Hyperlink"/>
                <w:noProof/>
                <w:lang w:val="da-DK"/>
              </w:rPr>
              <w:t>Appendix A - Detailed Exploratory Data Analysis:</w:t>
            </w:r>
            <w:r>
              <w:rPr>
                <w:noProof/>
                <w:webHidden/>
              </w:rPr>
              <w:tab/>
            </w:r>
            <w:r>
              <w:rPr>
                <w:noProof/>
                <w:webHidden/>
              </w:rPr>
              <w:fldChar w:fldCharType="begin"/>
            </w:r>
            <w:r>
              <w:rPr>
                <w:noProof/>
                <w:webHidden/>
              </w:rPr>
              <w:instrText xml:space="preserve"> PAGEREF _Toc514945396 \h </w:instrText>
            </w:r>
          </w:ins>
          <w:r>
            <w:rPr>
              <w:noProof/>
              <w:webHidden/>
            </w:rPr>
          </w:r>
          <w:r>
            <w:rPr>
              <w:noProof/>
              <w:webHidden/>
            </w:rPr>
            <w:fldChar w:fldCharType="separate"/>
          </w:r>
          <w:r w:rsidR="00EC03C5">
            <w:rPr>
              <w:noProof/>
              <w:webHidden/>
            </w:rPr>
            <w:t>15</w:t>
          </w:r>
          <w:ins w:id="96" w:author="Keith Folsom" w:date="2018-05-24T17:14:00Z">
            <w:r>
              <w:rPr>
                <w:noProof/>
                <w:webHidden/>
              </w:rPr>
              <w:fldChar w:fldCharType="end"/>
            </w:r>
            <w:r w:rsidRPr="00EF2E4C">
              <w:rPr>
                <w:rStyle w:val="Hyperlink"/>
                <w:noProof/>
              </w:rPr>
              <w:fldChar w:fldCharType="end"/>
            </w:r>
          </w:ins>
        </w:p>
        <w:p w14:paraId="5DC076E1" w14:textId="5967820D" w:rsidR="001C1565" w:rsidRDefault="001C1565">
          <w:pPr>
            <w:pStyle w:val="TOC3"/>
            <w:tabs>
              <w:tab w:val="right" w:leader="dot" w:pos="10070"/>
            </w:tabs>
            <w:rPr>
              <w:ins w:id="97" w:author="Keith Folsom" w:date="2018-05-24T17:14:00Z"/>
              <w:rFonts w:asciiTheme="minorHAnsi" w:eastAsiaTheme="minorEastAsia" w:hAnsiTheme="minorHAnsi" w:cstheme="minorBidi"/>
              <w:noProof/>
              <w:color w:val="auto"/>
              <w:sz w:val="22"/>
              <w:szCs w:val="22"/>
            </w:rPr>
          </w:pPr>
          <w:ins w:id="98"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"_Toc514945397"</w:instrText>
            </w:r>
            <w:r w:rsidRPr="00EF2E4C">
              <w:rPr>
                <w:rStyle w:val="Hyperlink"/>
                <w:noProof/>
              </w:rPr>
              <w:instrText xml:space="preserve"> </w:instrText>
            </w:r>
            <w:r w:rsidRPr="00EF2E4C">
              <w:rPr>
                <w:rStyle w:val="Hyperlink"/>
                <w:noProof/>
              </w:rPr>
              <w:fldChar w:fldCharType="separate"/>
            </w:r>
            <w:r w:rsidRPr="00EF2E4C">
              <w:rPr>
                <w:rStyle w:val="Hyperlink"/>
                <w:noProof/>
              </w:rPr>
              <w:t>Data Manipulation</w:t>
            </w:r>
            <w:r>
              <w:rPr>
                <w:noProof/>
                <w:webHidden/>
              </w:rPr>
              <w:tab/>
            </w:r>
            <w:r>
              <w:rPr>
                <w:noProof/>
                <w:webHidden/>
              </w:rPr>
              <w:fldChar w:fldCharType="begin"/>
            </w:r>
            <w:r>
              <w:rPr>
                <w:noProof/>
                <w:webHidden/>
              </w:rPr>
              <w:instrText xml:space="preserve"> PAGEREF _Toc514945397 \h </w:instrText>
            </w:r>
          </w:ins>
          <w:r>
            <w:rPr>
              <w:noProof/>
              <w:webHidden/>
            </w:rPr>
          </w:r>
          <w:r>
            <w:rPr>
              <w:noProof/>
              <w:webHidden/>
            </w:rPr>
            <w:fldChar w:fldCharType="separate"/>
          </w:r>
          <w:r w:rsidR="00EC03C5">
            <w:rPr>
              <w:noProof/>
              <w:webHidden/>
            </w:rPr>
            <w:t>20</w:t>
          </w:r>
          <w:ins w:id="99" w:author="Keith Folsom" w:date="2018-05-24T17:14:00Z">
            <w:r>
              <w:rPr>
                <w:noProof/>
                <w:webHidden/>
              </w:rPr>
              <w:fldChar w:fldCharType="end"/>
            </w:r>
            <w:r w:rsidRPr="00EF2E4C">
              <w:rPr>
                <w:rStyle w:val="Hyperlink"/>
                <w:noProof/>
              </w:rPr>
              <w:fldChar w:fldCharType="end"/>
            </w:r>
          </w:ins>
        </w:p>
        <w:p w14:paraId="3B9D6F47" w14:textId="3C547C22" w:rsidR="001C1565" w:rsidRDefault="001C1565">
          <w:pPr>
            <w:pStyle w:val="TOC3"/>
            <w:tabs>
              <w:tab w:val="right" w:leader="dot" w:pos="10070"/>
            </w:tabs>
            <w:rPr>
              <w:ins w:id="100" w:author="Keith Folsom" w:date="2018-05-24T17:14:00Z"/>
              <w:rFonts w:asciiTheme="minorHAnsi" w:eastAsiaTheme="minorEastAsia" w:hAnsiTheme="minorHAnsi" w:cstheme="minorBidi"/>
              <w:noProof/>
              <w:color w:val="auto"/>
              <w:sz w:val="22"/>
              <w:szCs w:val="22"/>
            </w:rPr>
          </w:pPr>
          <w:ins w:id="101" w:author="Keith Folsom" w:date="2018-05-24T17:14:00Z">
            <w:r w:rsidRPr="00EF2E4C">
              <w:rPr>
                <w:rStyle w:val="Hyperlink"/>
                <w:noProof/>
              </w:rPr>
              <w:fldChar w:fldCharType="begin"/>
            </w:r>
            <w:r w:rsidRPr="00EF2E4C">
              <w:rPr>
                <w:rStyle w:val="Hyperlink"/>
                <w:noProof/>
              </w:rPr>
              <w:instrText xml:space="preserve"> </w:instrText>
            </w:r>
            <w:r>
              <w:rPr>
                <w:noProof/>
              </w:rPr>
              <w:instrText>HYPERLINK \l "_Toc514945398"</w:instrText>
            </w:r>
            <w:r w:rsidRPr="00EF2E4C">
              <w:rPr>
                <w:rStyle w:val="Hyperlink"/>
                <w:noProof/>
              </w:rPr>
              <w:instrText xml:space="preserve"> </w:instrText>
            </w:r>
            <w:r w:rsidRPr="00EF2E4C">
              <w:rPr>
                <w:rStyle w:val="Hyperlink"/>
                <w:noProof/>
              </w:rPr>
              <w:fldChar w:fldCharType="separate"/>
            </w:r>
            <w:r w:rsidRPr="00EF2E4C">
              <w:rPr>
                <w:rStyle w:val="Hyperlink"/>
                <w:noProof/>
              </w:rPr>
              <w:t>Appendix B – R Code</w:t>
            </w:r>
            <w:r>
              <w:rPr>
                <w:noProof/>
                <w:webHidden/>
              </w:rPr>
              <w:tab/>
            </w:r>
            <w:r>
              <w:rPr>
                <w:noProof/>
                <w:webHidden/>
              </w:rPr>
              <w:fldChar w:fldCharType="begin"/>
            </w:r>
            <w:r>
              <w:rPr>
                <w:noProof/>
                <w:webHidden/>
              </w:rPr>
              <w:instrText xml:space="preserve"> PAGEREF _Toc514945398 \h </w:instrText>
            </w:r>
          </w:ins>
          <w:r>
            <w:rPr>
              <w:noProof/>
              <w:webHidden/>
            </w:rPr>
          </w:r>
          <w:r>
            <w:rPr>
              <w:noProof/>
              <w:webHidden/>
            </w:rPr>
            <w:fldChar w:fldCharType="separate"/>
          </w:r>
          <w:r w:rsidR="00EC03C5">
            <w:rPr>
              <w:noProof/>
              <w:webHidden/>
            </w:rPr>
            <w:t>21</w:t>
          </w:r>
          <w:ins w:id="102" w:author="Keith Folsom" w:date="2018-05-24T17:14:00Z">
            <w:r>
              <w:rPr>
                <w:noProof/>
                <w:webHidden/>
              </w:rPr>
              <w:fldChar w:fldCharType="end"/>
            </w:r>
            <w:r w:rsidRPr="00EF2E4C">
              <w:rPr>
                <w:rStyle w:val="Hyperlink"/>
                <w:noProof/>
              </w:rPr>
              <w:fldChar w:fldCharType="end"/>
            </w:r>
          </w:ins>
        </w:p>
        <w:p w14:paraId="21C2D2F5" w14:textId="77777777" w:rsidR="001C1565" w:rsidDel="001C1565" w:rsidRDefault="001C1565">
          <w:pPr>
            <w:pStyle w:val="TOC2"/>
            <w:tabs>
              <w:tab w:val="right" w:leader="dot" w:pos="10070"/>
            </w:tabs>
            <w:bidi/>
            <w:rPr>
              <w:del w:id="103" w:author="Keith Folsom" w:date="2018-05-24T17:14:00Z"/>
              <w:rFonts w:asciiTheme="minorHAnsi" w:eastAsiaTheme="minorEastAsia" w:hAnsiTheme="minorHAnsi" w:cstheme="minorBidi"/>
              <w:noProof/>
              <w:color w:val="auto"/>
              <w:sz w:val="22"/>
              <w:szCs w:val="22"/>
            </w:rPr>
          </w:pPr>
          <w:del w:id="104" w:author="Keith Folsom" w:date="2018-05-24T17:14:00Z">
            <w:r w:rsidRPr="001C1565" w:rsidDel="001C1565">
              <w:rPr>
                <w:rStyle w:val="Hyperlink"/>
                <w:noProof/>
              </w:rPr>
              <w:delText>Abstract</w:delText>
            </w:r>
            <w:r w:rsidDel="001C1565">
              <w:rPr>
                <w:noProof/>
                <w:webHidden/>
              </w:rPr>
              <w:tab/>
              <w:delText>1</w:delText>
            </w:r>
          </w:del>
        </w:p>
        <w:p w14:paraId="4A23C484" w14:textId="77777777" w:rsidR="001C1565" w:rsidDel="001C1565" w:rsidRDefault="001C1565">
          <w:pPr>
            <w:pStyle w:val="TOC2"/>
            <w:tabs>
              <w:tab w:val="right" w:leader="dot" w:pos="10070"/>
            </w:tabs>
            <w:bidi/>
            <w:rPr>
              <w:del w:id="105" w:author="Keith Folsom" w:date="2018-05-24T17:14:00Z"/>
              <w:rFonts w:asciiTheme="minorHAnsi" w:eastAsiaTheme="minorEastAsia" w:hAnsiTheme="minorHAnsi" w:cstheme="minorBidi"/>
              <w:noProof/>
              <w:color w:val="auto"/>
              <w:sz w:val="22"/>
              <w:szCs w:val="22"/>
            </w:rPr>
          </w:pPr>
          <w:del w:id="106" w:author="Keith Folsom" w:date="2018-05-24T17:14:00Z">
            <w:r w:rsidRPr="001C1565" w:rsidDel="001C1565">
              <w:rPr>
                <w:rStyle w:val="Hyperlink"/>
                <w:noProof/>
              </w:rPr>
              <w:delText>Keywords</w:delText>
            </w:r>
            <w:r w:rsidDel="001C1565">
              <w:rPr>
                <w:noProof/>
                <w:webHidden/>
              </w:rPr>
              <w:tab/>
              <w:delText>1</w:delText>
            </w:r>
          </w:del>
        </w:p>
        <w:p w14:paraId="5936C8AE" w14:textId="77777777" w:rsidR="001C1565" w:rsidDel="001C1565" w:rsidRDefault="001C1565">
          <w:pPr>
            <w:pStyle w:val="TOC2"/>
            <w:tabs>
              <w:tab w:val="right" w:leader="dot" w:pos="10070"/>
            </w:tabs>
            <w:bidi/>
            <w:rPr>
              <w:del w:id="107" w:author="Keith Folsom" w:date="2018-05-24T17:14:00Z"/>
              <w:rFonts w:asciiTheme="minorHAnsi" w:eastAsiaTheme="minorEastAsia" w:hAnsiTheme="minorHAnsi" w:cstheme="minorBidi"/>
              <w:noProof/>
              <w:color w:val="auto"/>
              <w:sz w:val="22"/>
              <w:szCs w:val="22"/>
            </w:rPr>
          </w:pPr>
          <w:del w:id="108" w:author="Keith Folsom" w:date="2018-05-24T17:14:00Z">
            <w:r w:rsidRPr="001C1565" w:rsidDel="001C1565">
              <w:rPr>
                <w:rStyle w:val="Hyperlink"/>
                <w:noProof/>
              </w:rPr>
              <w:delText>Introduction</w:delText>
            </w:r>
            <w:r w:rsidDel="001C1565">
              <w:rPr>
                <w:noProof/>
                <w:webHidden/>
              </w:rPr>
              <w:tab/>
              <w:delText>1</w:delText>
            </w:r>
          </w:del>
        </w:p>
        <w:p w14:paraId="25BD950D" w14:textId="77777777" w:rsidR="001C1565" w:rsidDel="001C1565" w:rsidRDefault="001C1565">
          <w:pPr>
            <w:pStyle w:val="TOC2"/>
            <w:tabs>
              <w:tab w:val="right" w:leader="dot" w:pos="10070"/>
            </w:tabs>
            <w:bidi/>
            <w:rPr>
              <w:del w:id="109" w:author="Keith Folsom" w:date="2018-05-24T17:14:00Z"/>
              <w:rFonts w:asciiTheme="minorHAnsi" w:eastAsiaTheme="minorEastAsia" w:hAnsiTheme="minorHAnsi" w:cstheme="minorBidi"/>
              <w:noProof/>
              <w:color w:val="auto"/>
              <w:sz w:val="22"/>
              <w:szCs w:val="22"/>
            </w:rPr>
          </w:pPr>
          <w:del w:id="110" w:author="Keith Folsom" w:date="2018-05-24T17:14:00Z">
            <w:r w:rsidRPr="001C1565" w:rsidDel="001C1565">
              <w:rPr>
                <w:rStyle w:val="Hyperlink"/>
                <w:noProof/>
              </w:rPr>
              <w:delText>Literature Review</w:delText>
            </w:r>
            <w:r w:rsidDel="001C1565">
              <w:rPr>
                <w:noProof/>
                <w:webHidden/>
              </w:rPr>
              <w:tab/>
              <w:delText>2</w:delText>
            </w:r>
          </w:del>
        </w:p>
        <w:p w14:paraId="750BE564" w14:textId="77777777" w:rsidR="001C1565" w:rsidDel="001C1565" w:rsidRDefault="001C1565">
          <w:pPr>
            <w:pStyle w:val="TOC2"/>
            <w:tabs>
              <w:tab w:val="right" w:leader="dot" w:pos="10070"/>
            </w:tabs>
            <w:bidi/>
            <w:rPr>
              <w:del w:id="111" w:author="Keith Folsom" w:date="2018-05-24T17:14:00Z"/>
              <w:rFonts w:asciiTheme="minorHAnsi" w:eastAsiaTheme="minorEastAsia" w:hAnsiTheme="minorHAnsi" w:cstheme="minorBidi"/>
              <w:noProof/>
              <w:color w:val="auto"/>
              <w:sz w:val="22"/>
              <w:szCs w:val="22"/>
            </w:rPr>
          </w:pPr>
          <w:del w:id="112" w:author="Keith Folsom" w:date="2018-05-24T17:14:00Z">
            <w:r w:rsidRPr="001C1565" w:rsidDel="001C1565">
              <w:rPr>
                <w:rStyle w:val="Hyperlink"/>
                <w:noProof/>
              </w:rPr>
              <w:delText>Methodology</w:delText>
            </w:r>
            <w:r w:rsidDel="001C1565">
              <w:rPr>
                <w:noProof/>
                <w:webHidden/>
              </w:rPr>
              <w:tab/>
              <w:delText>3</w:delText>
            </w:r>
          </w:del>
        </w:p>
        <w:p w14:paraId="646C2D14" w14:textId="77777777" w:rsidR="001C1565" w:rsidDel="001C1565" w:rsidRDefault="001C1565">
          <w:pPr>
            <w:pStyle w:val="TOC3"/>
            <w:tabs>
              <w:tab w:val="right" w:leader="dot" w:pos="10070"/>
            </w:tabs>
            <w:bidi/>
            <w:rPr>
              <w:del w:id="113" w:author="Keith Folsom" w:date="2018-05-24T17:14:00Z"/>
              <w:rFonts w:asciiTheme="minorHAnsi" w:eastAsiaTheme="minorEastAsia" w:hAnsiTheme="minorHAnsi" w:cstheme="minorBidi"/>
              <w:noProof/>
              <w:color w:val="auto"/>
              <w:sz w:val="22"/>
              <w:szCs w:val="22"/>
            </w:rPr>
          </w:pPr>
          <w:del w:id="114" w:author="Keith Folsom" w:date="2018-05-24T17:14:00Z">
            <w:r w:rsidRPr="001C1565" w:rsidDel="001C1565">
              <w:rPr>
                <w:rStyle w:val="Hyperlink"/>
                <w:noProof/>
              </w:rPr>
              <w:delText>Dataset Description</w:delText>
            </w:r>
            <w:r w:rsidDel="001C1565">
              <w:rPr>
                <w:noProof/>
                <w:webHidden/>
              </w:rPr>
              <w:tab/>
              <w:delText>3</w:delText>
            </w:r>
          </w:del>
        </w:p>
        <w:p w14:paraId="250A4CEE" w14:textId="77777777" w:rsidR="001C1565" w:rsidDel="001C1565" w:rsidRDefault="001C1565">
          <w:pPr>
            <w:pStyle w:val="TOC3"/>
            <w:tabs>
              <w:tab w:val="right" w:leader="dot" w:pos="10070"/>
            </w:tabs>
            <w:bidi/>
            <w:rPr>
              <w:del w:id="115" w:author="Keith Folsom" w:date="2018-05-24T17:14:00Z"/>
              <w:rFonts w:asciiTheme="minorHAnsi" w:eastAsiaTheme="minorEastAsia" w:hAnsiTheme="minorHAnsi" w:cstheme="minorBidi"/>
              <w:noProof/>
              <w:color w:val="auto"/>
              <w:sz w:val="22"/>
              <w:szCs w:val="22"/>
            </w:rPr>
          </w:pPr>
          <w:del w:id="116" w:author="Keith Folsom" w:date="2018-05-24T17:14:00Z">
            <w:r w:rsidRPr="001C1565" w:rsidDel="001C1565">
              <w:rPr>
                <w:rStyle w:val="Hyperlink"/>
                <w:noProof/>
              </w:rPr>
              <w:delText>Performance Measurement</w:delText>
            </w:r>
            <w:r w:rsidDel="001C1565">
              <w:rPr>
                <w:noProof/>
                <w:webHidden/>
              </w:rPr>
              <w:tab/>
              <w:delText>6</w:delText>
            </w:r>
          </w:del>
        </w:p>
        <w:p w14:paraId="1736192F" w14:textId="77777777" w:rsidR="001C1565" w:rsidDel="001C1565" w:rsidRDefault="001C1565">
          <w:pPr>
            <w:pStyle w:val="TOC2"/>
            <w:tabs>
              <w:tab w:val="right" w:leader="dot" w:pos="10070"/>
            </w:tabs>
            <w:bidi/>
            <w:rPr>
              <w:del w:id="117" w:author="Keith Folsom" w:date="2018-05-24T17:14:00Z"/>
              <w:rFonts w:asciiTheme="minorHAnsi" w:eastAsiaTheme="minorEastAsia" w:hAnsiTheme="minorHAnsi" w:cstheme="minorBidi"/>
              <w:noProof/>
              <w:color w:val="auto"/>
              <w:sz w:val="22"/>
              <w:szCs w:val="22"/>
            </w:rPr>
          </w:pPr>
          <w:del w:id="118" w:author="Keith Folsom" w:date="2018-05-24T17:14:00Z">
            <w:r w:rsidRPr="001C1565" w:rsidDel="001C1565">
              <w:rPr>
                <w:rStyle w:val="Hyperlink"/>
                <w:noProof/>
              </w:rPr>
              <w:delText>Experimentation and Results</w:delText>
            </w:r>
            <w:r w:rsidDel="001C1565">
              <w:rPr>
                <w:noProof/>
                <w:webHidden/>
              </w:rPr>
              <w:tab/>
              <w:delText>6</w:delText>
            </w:r>
          </w:del>
        </w:p>
        <w:p w14:paraId="1170E7EF" w14:textId="77777777" w:rsidR="001C1565" w:rsidDel="001C1565" w:rsidRDefault="001C1565">
          <w:pPr>
            <w:pStyle w:val="TOC3"/>
            <w:tabs>
              <w:tab w:val="right" w:leader="dot" w:pos="10070"/>
            </w:tabs>
            <w:bidi/>
            <w:rPr>
              <w:del w:id="119" w:author="Keith Folsom" w:date="2018-05-24T17:14:00Z"/>
              <w:rFonts w:asciiTheme="minorHAnsi" w:eastAsiaTheme="minorEastAsia" w:hAnsiTheme="minorHAnsi" w:cstheme="minorBidi"/>
              <w:noProof/>
              <w:color w:val="auto"/>
              <w:sz w:val="22"/>
              <w:szCs w:val="22"/>
            </w:rPr>
          </w:pPr>
          <w:del w:id="120" w:author="Keith Folsom" w:date="2018-05-24T17:14:00Z">
            <w:r w:rsidRPr="001C1565" w:rsidDel="001C1565">
              <w:rPr>
                <w:rStyle w:val="Hyperlink"/>
                <w:noProof/>
              </w:rPr>
              <w:delText>Data Analysis and Transformation</w:delText>
            </w:r>
            <w:r w:rsidDel="001C1565">
              <w:rPr>
                <w:noProof/>
                <w:webHidden/>
              </w:rPr>
              <w:tab/>
              <w:delText>6</w:delText>
            </w:r>
          </w:del>
        </w:p>
        <w:p w14:paraId="337E76B8" w14:textId="77777777" w:rsidR="001C1565" w:rsidDel="001C1565" w:rsidRDefault="001C1565">
          <w:pPr>
            <w:pStyle w:val="TOC3"/>
            <w:tabs>
              <w:tab w:val="right" w:leader="dot" w:pos="10070"/>
            </w:tabs>
            <w:bidi/>
            <w:rPr>
              <w:del w:id="121" w:author="Keith Folsom" w:date="2018-05-24T17:14:00Z"/>
              <w:rFonts w:asciiTheme="minorHAnsi" w:eastAsiaTheme="minorEastAsia" w:hAnsiTheme="minorHAnsi" w:cstheme="minorBidi"/>
              <w:noProof/>
              <w:color w:val="auto"/>
              <w:sz w:val="22"/>
              <w:szCs w:val="22"/>
            </w:rPr>
          </w:pPr>
          <w:del w:id="122" w:author="Keith Folsom" w:date="2018-05-24T17:14:00Z">
            <w:r w:rsidRPr="001C1565" w:rsidDel="001C1565">
              <w:rPr>
                <w:rStyle w:val="Hyperlink"/>
                <w:noProof/>
              </w:rPr>
              <w:delText>Model Design</w:delText>
            </w:r>
            <w:r w:rsidDel="001C1565">
              <w:rPr>
                <w:noProof/>
                <w:webHidden/>
              </w:rPr>
              <w:tab/>
              <w:delText>8</w:delText>
            </w:r>
          </w:del>
        </w:p>
        <w:p w14:paraId="159D41D8" w14:textId="77777777" w:rsidR="001C1565" w:rsidDel="001C1565" w:rsidRDefault="001C1565">
          <w:pPr>
            <w:pStyle w:val="TOC2"/>
            <w:tabs>
              <w:tab w:val="right" w:leader="dot" w:pos="10070"/>
            </w:tabs>
            <w:bidi/>
            <w:rPr>
              <w:del w:id="123" w:author="Keith Folsom" w:date="2018-05-24T17:14:00Z"/>
              <w:rFonts w:asciiTheme="minorHAnsi" w:eastAsiaTheme="minorEastAsia" w:hAnsiTheme="minorHAnsi" w:cstheme="minorBidi"/>
              <w:noProof/>
              <w:color w:val="auto"/>
              <w:sz w:val="22"/>
              <w:szCs w:val="22"/>
            </w:rPr>
          </w:pPr>
          <w:del w:id="124" w:author="Keith Folsom" w:date="2018-05-24T17:14:00Z">
            <w:r w:rsidRPr="001C1565" w:rsidDel="001C1565">
              <w:rPr>
                <w:rStyle w:val="Hyperlink"/>
                <w:noProof/>
                <w:lang w:val="fr-FR"/>
              </w:rPr>
              <w:delText>Conclusion</w:delText>
            </w:r>
            <w:r w:rsidDel="001C1565">
              <w:rPr>
                <w:noProof/>
                <w:webHidden/>
              </w:rPr>
              <w:tab/>
              <w:delText>14</w:delText>
            </w:r>
          </w:del>
        </w:p>
        <w:p w14:paraId="4CF3BC82" w14:textId="77777777" w:rsidR="001C1565" w:rsidDel="001C1565" w:rsidRDefault="001C1565">
          <w:pPr>
            <w:pStyle w:val="TOC2"/>
            <w:tabs>
              <w:tab w:val="right" w:leader="dot" w:pos="10070"/>
            </w:tabs>
            <w:bidi/>
            <w:rPr>
              <w:del w:id="125" w:author="Keith Folsom" w:date="2018-05-24T17:14:00Z"/>
              <w:rFonts w:asciiTheme="minorHAnsi" w:eastAsiaTheme="minorEastAsia" w:hAnsiTheme="minorHAnsi" w:cstheme="minorBidi"/>
              <w:noProof/>
              <w:color w:val="auto"/>
              <w:sz w:val="22"/>
              <w:szCs w:val="22"/>
            </w:rPr>
          </w:pPr>
          <w:del w:id="126" w:author="Keith Folsom" w:date="2018-05-24T17:14:00Z">
            <w:r w:rsidRPr="001C1565" w:rsidDel="001C1565">
              <w:rPr>
                <w:rStyle w:val="Hyperlink"/>
                <w:noProof/>
              </w:rPr>
              <w:delText>References</w:delText>
            </w:r>
            <w:r w:rsidDel="001C1565">
              <w:rPr>
                <w:noProof/>
                <w:webHidden/>
              </w:rPr>
              <w:tab/>
              <w:delText>15</w:delText>
            </w:r>
          </w:del>
        </w:p>
        <w:p w14:paraId="3D93942E" w14:textId="77777777" w:rsidR="001C1565" w:rsidDel="001C1565" w:rsidRDefault="001C1565">
          <w:pPr>
            <w:pStyle w:val="TOC2"/>
            <w:tabs>
              <w:tab w:val="right" w:leader="dot" w:pos="10070"/>
            </w:tabs>
            <w:bidi/>
            <w:rPr>
              <w:del w:id="127" w:author="Keith Folsom" w:date="2018-05-24T17:14:00Z"/>
              <w:rFonts w:asciiTheme="minorHAnsi" w:eastAsiaTheme="minorEastAsia" w:hAnsiTheme="minorHAnsi" w:cstheme="minorBidi"/>
              <w:noProof/>
              <w:color w:val="auto"/>
              <w:sz w:val="22"/>
              <w:szCs w:val="22"/>
            </w:rPr>
          </w:pPr>
          <w:del w:id="128" w:author="Keith Folsom" w:date="2018-05-24T17:14:00Z">
            <w:r w:rsidRPr="001C1565" w:rsidDel="001C1565">
              <w:rPr>
                <w:rStyle w:val="Hyperlink"/>
                <w:noProof/>
                <w:lang w:val="da-DK"/>
              </w:rPr>
              <w:delText>Appendix A - Detailed Exploratory Data Analysis:</w:delText>
            </w:r>
            <w:r w:rsidDel="001C1565">
              <w:rPr>
                <w:noProof/>
                <w:webHidden/>
              </w:rPr>
              <w:tab/>
              <w:delText>16</w:delText>
            </w:r>
          </w:del>
        </w:p>
        <w:p w14:paraId="61A87117" w14:textId="77777777" w:rsidR="001C1565" w:rsidDel="001C1565" w:rsidRDefault="001C1565">
          <w:pPr>
            <w:pStyle w:val="TOC3"/>
            <w:tabs>
              <w:tab w:val="right" w:leader="dot" w:pos="10070"/>
            </w:tabs>
            <w:bidi/>
            <w:rPr>
              <w:del w:id="129" w:author="Keith Folsom" w:date="2018-05-24T17:14:00Z"/>
              <w:rFonts w:asciiTheme="minorHAnsi" w:eastAsiaTheme="minorEastAsia" w:hAnsiTheme="minorHAnsi" w:cstheme="minorBidi"/>
              <w:noProof/>
              <w:color w:val="auto"/>
              <w:sz w:val="22"/>
              <w:szCs w:val="22"/>
            </w:rPr>
          </w:pPr>
          <w:del w:id="130" w:author="Keith Folsom" w:date="2018-05-24T17:14:00Z">
            <w:r w:rsidRPr="001C1565" w:rsidDel="001C1565">
              <w:rPr>
                <w:rStyle w:val="Hyperlink"/>
                <w:noProof/>
              </w:rPr>
              <w:delText>Data Manipulation</w:delText>
            </w:r>
            <w:r w:rsidDel="001C1565">
              <w:rPr>
                <w:noProof/>
                <w:webHidden/>
              </w:rPr>
              <w:tab/>
              <w:delText>21</w:delText>
            </w:r>
          </w:del>
        </w:p>
        <w:p w14:paraId="16076B08" w14:textId="77777777" w:rsidR="001C1565" w:rsidDel="001C1565" w:rsidRDefault="001C1565">
          <w:pPr>
            <w:pStyle w:val="TOC3"/>
            <w:tabs>
              <w:tab w:val="right" w:leader="dot" w:pos="10070"/>
            </w:tabs>
            <w:bidi/>
            <w:rPr>
              <w:del w:id="131" w:author="Keith Folsom" w:date="2018-05-24T17:14:00Z"/>
              <w:rFonts w:asciiTheme="minorHAnsi" w:eastAsiaTheme="minorEastAsia" w:hAnsiTheme="minorHAnsi" w:cstheme="minorBidi"/>
              <w:noProof/>
              <w:color w:val="auto"/>
              <w:sz w:val="22"/>
              <w:szCs w:val="22"/>
            </w:rPr>
          </w:pPr>
          <w:del w:id="132" w:author="Keith Folsom" w:date="2018-05-24T17:14:00Z">
            <w:r w:rsidRPr="001C1565" w:rsidDel="001C1565">
              <w:rPr>
                <w:rStyle w:val="Hyperlink"/>
                <w:noProof/>
              </w:rPr>
              <w:delText>Appendix B – R Code</w:delText>
            </w:r>
            <w:r w:rsidDel="001C1565">
              <w:rPr>
                <w:noProof/>
                <w:webHidden/>
              </w:rPr>
              <w:tab/>
              <w:delText>22</w:delText>
            </w:r>
          </w:del>
        </w:p>
        <w:p w14:paraId="35A1C60F" w14:textId="77777777" w:rsidR="00A25B53" w:rsidRDefault="001C1565" w:rsidP="00A25B53">
          <w:pPr>
            <w:rPr>
              <w:b/>
              <w:bCs/>
              <w:noProof/>
            </w:rPr>
          </w:pPr>
          <w:ins w:id="133" w:author="Keith Folsom" w:date="2018-05-24T17:14:00Z">
            <w:r>
              <w:rPr>
                <w:b/>
                <w:bCs/>
                <w:noProof/>
              </w:rPr>
              <w:fldChar w:fldCharType="end"/>
            </w:r>
          </w:ins>
        </w:p>
        <w:p w14:paraId="1A37F11D" w14:textId="77777777" w:rsidR="00A25B53" w:rsidRDefault="00A25B53" w:rsidP="00A25B53">
          <w:pPr>
            <w:rPr>
              <w:b/>
              <w:bCs/>
              <w:noProof/>
            </w:rPr>
          </w:pPr>
        </w:p>
        <w:p w14:paraId="6F2999D5" w14:textId="77777777" w:rsidR="00A25B53" w:rsidRDefault="00A25B53" w:rsidP="00A25B53">
          <w:pPr>
            <w:rPr>
              <w:b/>
              <w:bCs/>
              <w:noProof/>
            </w:rPr>
          </w:pPr>
        </w:p>
        <w:p w14:paraId="29FF7857" w14:textId="77777777" w:rsidR="00A25B53" w:rsidRDefault="00A25B53" w:rsidP="00A25B53">
          <w:pPr>
            <w:rPr>
              <w:b/>
              <w:bCs/>
              <w:noProof/>
            </w:rPr>
          </w:pPr>
        </w:p>
        <w:p w14:paraId="48B8741A" w14:textId="77777777" w:rsidR="00A25B53" w:rsidRDefault="00A25B53" w:rsidP="00A25B53">
          <w:pPr>
            <w:rPr>
              <w:b/>
              <w:bCs/>
              <w:noProof/>
            </w:rPr>
          </w:pPr>
        </w:p>
        <w:p w14:paraId="674AE2C2" w14:textId="77777777" w:rsidR="00A25B53" w:rsidRDefault="00A25B53" w:rsidP="00A25B53">
          <w:pPr>
            <w:rPr>
              <w:b/>
              <w:bCs/>
              <w:noProof/>
            </w:rPr>
          </w:pPr>
        </w:p>
        <w:p w14:paraId="3EEA1A19" w14:textId="77777777" w:rsidR="00A25B53" w:rsidRDefault="00A25B53" w:rsidP="00A25B53">
          <w:pPr>
            <w:rPr>
              <w:b/>
              <w:bCs/>
              <w:noProof/>
            </w:rPr>
          </w:pPr>
        </w:p>
        <w:p w14:paraId="35F800F5" w14:textId="77777777" w:rsidR="00A25B53" w:rsidRDefault="00A25B53" w:rsidP="00A25B53">
          <w:pPr>
            <w:rPr>
              <w:b/>
              <w:bCs/>
              <w:noProof/>
            </w:rPr>
          </w:pPr>
        </w:p>
        <w:p w14:paraId="0649829C" w14:textId="77777777" w:rsidR="00A25B53" w:rsidRDefault="00A25B53" w:rsidP="00A25B53">
          <w:pPr>
            <w:rPr>
              <w:b/>
              <w:bCs/>
              <w:noProof/>
            </w:rPr>
          </w:pPr>
        </w:p>
        <w:p w14:paraId="4D2458B6" w14:textId="77777777" w:rsidR="00A25B53" w:rsidRDefault="00A25B53" w:rsidP="00A25B53">
          <w:pPr>
            <w:rPr>
              <w:b/>
              <w:bCs/>
              <w:noProof/>
            </w:rPr>
          </w:pPr>
        </w:p>
        <w:p w14:paraId="066C273F" w14:textId="77777777" w:rsidR="00A25B53" w:rsidRDefault="00A25B53" w:rsidP="00A25B53">
          <w:pPr>
            <w:rPr>
              <w:b/>
              <w:bCs/>
              <w:noProof/>
            </w:rPr>
          </w:pPr>
        </w:p>
        <w:p w14:paraId="7E2A494A" w14:textId="77777777" w:rsidR="00A25B53" w:rsidRDefault="00A25B53" w:rsidP="00A25B53">
          <w:pPr>
            <w:rPr>
              <w:b/>
              <w:bCs/>
              <w:noProof/>
            </w:rPr>
          </w:pPr>
        </w:p>
        <w:p w14:paraId="374A9EEF" w14:textId="77777777" w:rsidR="00A25B53" w:rsidRDefault="00A25B53" w:rsidP="00A25B53">
          <w:pPr>
            <w:rPr>
              <w:b/>
              <w:bCs/>
              <w:noProof/>
            </w:rPr>
          </w:pPr>
        </w:p>
        <w:p w14:paraId="44C004D3" w14:textId="77777777" w:rsidR="00A25B53" w:rsidRDefault="00A25B53" w:rsidP="00A25B53">
          <w:pPr>
            <w:rPr>
              <w:b/>
              <w:bCs/>
              <w:noProof/>
            </w:rPr>
          </w:pPr>
        </w:p>
        <w:p w14:paraId="1585EFDE" w14:textId="77777777" w:rsidR="00A25B53" w:rsidRDefault="00A25B53" w:rsidP="00A25B53">
          <w:pPr>
            <w:rPr>
              <w:b/>
              <w:bCs/>
              <w:noProof/>
            </w:rPr>
          </w:pPr>
        </w:p>
        <w:p w14:paraId="4E4FC9A0" w14:textId="77777777" w:rsidR="00A25B53" w:rsidRDefault="00A25B53" w:rsidP="00A25B53">
          <w:pPr>
            <w:rPr>
              <w:b/>
              <w:bCs/>
              <w:noProof/>
            </w:rPr>
          </w:pPr>
        </w:p>
        <w:p w14:paraId="65F6DEE2" w14:textId="77777777" w:rsidR="00A25B53" w:rsidRDefault="00A25B53" w:rsidP="00A25B53">
          <w:pPr>
            <w:rPr>
              <w:b/>
              <w:bCs/>
              <w:noProof/>
            </w:rPr>
          </w:pPr>
        </w:p>
        <w:p w14:paraId="4AD1632F" w14:textId="77777777" w:rsidR="00A25B53" w:rsidRDefault="00A25B53" w:rsidP="00A25B53">
          <w:pPr>
            <w:rPr>
              <w:b/>
              <w:bCs/>
              <w:noProof/>
            </w:rPr>
          </w:pPr>
        </w:p>
        <w:p w14:paraId="5DD6EF2B" w14:textId="77777777" w:rsidR="00A25B53" w:rsidRDefault="00A25B53" w:rsidP="00A25B53">
          <w:pPr>
            <w:rPr>
              <w:b/>
              <w:bCs/>
              <w:noProof/>
            </w:rPr>
          </w:pPr>
        </w:p>
        <w:p w14:paraId="19A23072" w14:textId="77777777" w:rsidR="00A25B53" w:rsidRDefault="00A25B53" w:rsidP="00A25B53">
          <w:pPr>
            <w:rPr>
              <w:b/>
              <w:bCs/>
              <w:noProof/>
            </w:rPr>
          </w:pPr>
        </w:p>
        <w:p w14:paraId="7E29477F" w14:textId="77777777" w:rsidR="00A25B53" w:rsidRDefault="00A25B53" w:rsidP="00A25B53">
          <w:pPr>
            <w:rPr>
              <w:b/>
              <w:bCs/>
              <w:noProof/>
            </w:rPr>
          </w:pPr>
        </w:p>
        <w:p w14:paraId="10A8DB49" w14:textId="77777777" w:rsidR="00A25B53" w:rsidRDefault="00A25B53" w:rsidP="00A25B53">
          <w:pPr>
            <w:rPr>
              <w:b/>
              <w:bCs/>
              <w:noProof/>
            </w:rPr>
          </w:pPr>
        </w:p>
        <w:p w14:paraId="38F134A5" w14:textId="77777777" w:rsidR="00A25B53" w:rsidRDefault="00A25B53" w:rsidP="00A25B53">
          <w:pPr>
            <w:rPr>
              <w:b/>
              <w:bCs/>
              <w:noProof/>
            </w:rPr>
          </w:pPr>
        </w:p>
        <w:p w14:paraId="187D6F77" w14:textId="77777777" w:rsidR="00A25B53" w:rsidRDefault="008725CF" w:rsidP="00A25B53">
          <w:pPr>
            <w:rPr>
              <w:b/>
              <w:bCs/>
              <w:noProof/>
            </w:rPr>
          </w:pPr>
        </w:p>
        <w:customXmlInsRangeStart w:id="134" w:author="Keith Folsom" w:date="2018-05-24T17:14:00Z"/>
      </w:sdtContent>
    </w:sdt>
    <w:customXmlInsRangeEnd w:id="134"/>
    <w:p w14:paraId="760D6FA2" w14:textId="77777777" w:rsidR="004D36EF" w:rsidRPr="004D36EF" w:rsidRDefault="004D36EF" w:rsidP="004D36EF">
      <w:pPr>
        <w:jc w:val="right"/>
      </w:pPr>
    </w:p>
    <w:p w14:paraId="6DAE30BA" w14:textId="77777777" w:rsidR="004D36EF" w:rsidRPr="004D36EF" w:rsidRDefault="004D36EF" w:rsidP="004D36EF"/>
    <w:p w14:paraId="5B0BA7B7" w14:textId="7C80A105" w:rsidR="009D1733" w:rsidRPr="004D36EF" w:rsidRDefault="009D1733" w:rsidP="004D36EF">
      <w:pPr>
        <w:sectPr w:rsidR="009D1733" w:rsidRPr="004D36EF" w:rsidSect="00B91D80">
          <w:footerReference w:type="default" r:id="rId9"/>
          <w:pgSz w:w="12240" w:h="15840"/>
          <w:pgMar w:top="1080" w:right="1080" w:bottom="1080" w:left="1080" w:header="720" w:footer="720" w:gutter="0"/>
          <w:cols w:space="720"/>
          <w:formProt w:val="0"/>
          <w:titlePg/>
          <w:bidi/>
          <w:docGrid w:linePitch="326" w:charSpace="-6145"/>
        </w:sectPr>
      </w:pPr>
    </w:p>
    <w:p w14:paraId="2776570B" w14:textId="77777777" w:rsidR="00EE69A9" w:rsidRPr="003F681C" w:rsidRDefault="005F4EB5" w:rsidP="003F6DDA">
      <w:pPr>
        <w:pStyle w:val="Heading2"/>
      </w:pPr>
      <w:del w:id="135" w:author="Keith Folsom" w:date="2018-05-24T17:03:00Z">
        <w:r w:rsidDel="00267B9E">
          <w:lastRenderedPageBreak/>
          <w:delText>621-Final Project</w:delText>
        </w:r>
      </w:del>
      <w:bookmarkStart w:id="136" w:name="teammembers"/>
      <w:bookmarkStart w:id="137" w:name="abstract"/>
      <w:bookmarkStart w:id="138" w:name="_Toc514945384"/>
      <w:bookmarkEnd w:id="136"/>
      <w:bookmarkEnd w:id="137"/>
      <w:r w:rsidRPr="003F681C">
        <w:t>Abstract</w:t>
      </w:r>
      <w:bookmarkEnd w:id="138"/>
    </w:p>
    <w:p w14:paraId="01F60C01" w14:textId="77777777" w:rsidR="00EE69A9" w:rsidRDefault="005F4EB5" w:rsidP="00012007">
      <w:pPr>
        <w:pStyle w:val="Body"/>
      </w:pPr>
      <w:r>
        <w:t>Financial institutions seek to minimize risk by identifying credit card holders who are likely to default on a payment. This research endeavors to</w:t>
      </w:r>
      <w:r w:rsidR="00BF04BA">
        <w:t xml:space="preserve"> </w:t>
      </w:r>
      <w:r>
        <w:t>explore</w:t>
      </w:r>
      <w:r w:rsidR="00BF04BA">
        <w:t xml:space="preserve"> and apply</w:t>
      </w:r>
      <w:r>
        <w:t xml:space="preserve"> multiple classification techniques against the </w:t>
      </w:r>
      <w:r w:rsidRPr="00012007">
        <w:t>UCI</w:t>
      </w:r>
      <w:r>
        <w:t xml:space="preserve"> credit card default dataset to determine which model provides the most predictive accuracy in identifying defaulters. We evaluate the following classifiers from both parametric and nonparametric models – binary logistic regression, Ridge and Lasso logistic regression, decision tree, and neural net.  All models will be assessed against a specific performance metrics to select a single classifier with the best predictive power for credit card default prediction.</w:t>
      </w:r>
    </w:p>
    <w:p w14:paraId="57372F05" w14:textId="77777777" w:rsidR="00EE69A9" w:rsidRPr="003F681C" w:rsidRDefault="005F4EB5" w:rsidP="003F6DDA">
      <w:pPr>
        <w:pStyle w:val="Heading2"/>
      </w:pPr>
      <w:bookmarkStart w:id="139" w:name="keywords"/>
      <w:bookmarkStart w:id="140" w:name="_Toc514945385"/>
      <w:bookmarkEnd w:id="139"/>
      <w:r w:rsidRPr="003F681C">
        <w:t>Keywords</w:t>
      </w:r>
      <w:bookmarkEnd w:id="140"/>
    </w:p>
    <w:p w14:paraId="7B13B68C" w14:textId="77777777" w:rsidR="00EE69A9" w:rsidRDefault="004506E2" w:rsidP="00831696">
      <w:pPr>
        <w:pStyle w:val="FirstParagraph"/>
        <w:spacing w:before="0"/>
      </w:pPr>
      <w:r>
        <w:t>C</w:t>
      </w:r>
      <w:r w:rsidR="005F4EB5">
        <w:t>lassification</w:t>
      </w:r>
      <w:r>
        <w:t>;</w:t>
      </w:r>
      <w:r w:rsidR="005F4EB5">
        <w:t xml:space="preserve"> UCI credit card datas</w:t>
      </w:r>
      <w:r>
        <w:t>et;</w:t>
      </w:r>
      <w:r w:rsidR="005F4EB5">
        <w:t xml:space="preserve"> </w:t>
      </w:r>
      <w:r>
        <w:t>B</w:t>
      </w:r>
      <w:r w:rsidR="005F4EB5">
        <w:t>inary logistic</w:t>
      </w:r>
      <w:r>
        <w:t>;</w:t>
      </w:r>
      <w:r w:rsidR="005F4EB5">
        <w:t xml:space="preserve"> </w:t>
      </w:r>
      <w:r>
        <w:t>R</w:t>
      </w:r>
      <w:r w:rsidR="005C18B7">
        <w:t>egularized regression</w:t>
      </w:r>
      <w:r>
        <w:t>; N</w:t>
      </w:r>
      <w:r w:rsidR="005F4EB5">
        <w:t>eural net</w:t>
      </w:r>
    </w:p>
    <w:p w14:paraId="3E4F00A3" w14:textId="77777777" w:rsidR="00EE69A9" w:rsidRPr="003F681C" w:rsidRDefault="00BF04BA" w:rsidP="003F6DDA">
      <w:pPr>
        <w:pStyle w:val="Heading2"/>
      </w:pPr>
      <w:bookmarkStart w:id="141" w:name="introduction"/>
      <w:bookmarkStart w:id="142" w:name="_Toc514945386"/>
      <w:bookmarkEnd w:id="141"/>
      <w:r w:rsidRPr="003F681C">
        <w:t>Introduction</w:t>
      </w:r>
      <w:bookmarkEnd w:id="142"/>
    </w:p>
    <w:p w14:paraId="77D836B7" w14:textId="77777777" w:rsidR="00EE69A9" w:rsidRDefault="005F4EB5" w:rsidP="00831696">
      <w:pPr>
        <w:pStyle w:val="FirstParagraph"/>
        <w:spacing w:before="0"/>
      </w:pPr>
      <w:r>
        <w:t xml:space="preserve">Our project team has obtained a data set containing 30,000 observations with each observation representing a credit card customer. Variables included in the data set provide information on </w:t>
      </w:r>
      <w:del w:id="143" w:author="Sharon Morris" w:date="2018-05-24T08:46:00Z">
        <w:r w:rsidDel="00DA6E66">
          <w:delText xml:space="preserve">that </w:delText>
        </w:r>
      </w:del>
      <w:r>
        <w:t>customer</w:t>
      </w:r>
      <w:del w:id="144" w:author="Sharon Morris" w:date="2018-05-24T08:46:00Z">
        <w:r w:rsidDel="00DA6E66">
          <w:delText>’s</w:delText>
        </w:r>
      </w:del>
      <w:r>
        <w:t xml:space="preserve"> payment history, outstanding balances as well as demographic information. It is our task to develop a set of classification models to predict the probability that a customer will be in default of their next scheduled payment. The UCI credit card data set contains our default payment response variable, which is binary (0,1), an ID field, and 23 predictor variables. We will break the data set into a training and test set for our evaluation.</w:t>
      </w:r>
    </w:p>
    <w:p w14:paraId="3CB811F4" w14:textId="77777777" w:rsidR="00EE69A9" w:rsidRDefault="005F4EB5">
      <w:pPr>
        <w:pStyle w:val="BodyText"/>
      </w:pPr>
      <w:r>
        <w:t>The objective is to build multiple classification models on the training data to predict the probability that a person will be in default of payment. We will then run analyses to determine which model performed best and apply subsampling techniques to attempt to further improve the model’s accuracy.</w:t>
      </w:r>
    </w:p>
    <w:p w14:paraId="7C9580B3" w14:textId="77777777" w:rsidR="00EE69A9" w:rsidRDefault="005F4EB5">
      <w:pPr>
        <w:pStyle w:val="BodyText"/>
      </w:pPr>
      <w:r>
        <w:t>This model may be useful for financial institutions who provide revolving credit facilities to determine which customers may need intervention, including where reduction in the size of the outstanding credit facility would be prudent.</w:t>
      </w:r>
    </w:p>
    <w:p w14:paraId="0E7742AD" w14:textId="77777777" w:rsidR="00EE69A9" w:rsidRDefault="005F4EB5">
      <w:pPr>
        <w:pStyle w:val="BodyText"/>
      </w:pPr>
      <w:r>
        <w:t>The paper is organized into the following sections:</w:t>
      </w:r>
    </w:p>
    <w:p w14:paraId="10458CD7" w14:textId="77777777" w:rsidR="00EE69A9" w:rsidRDefault="005F4EB5">
      <w:pPr>
        <w:pStyle w:val="Compact"/>
        <w:numPr>
          <w:ilvl w:val="0"/>
          <w:numId w:val="1"/>
        </w:numPr>
      </w:pPr>
      <w:r>
        <w:rPr>
          <w:b/>
          <w:bCs/>
        </w:rPr>
        <w:t>Literature Review</w:t>
      </w:r>
      <w:r>
        <w:t xml:space="preserve"> reviews similar research published on the topic of financial risk management using data mining and classification to identify credit card default and the related field of fraud detection</w:t>
      </w:r>
    </w:p>
    <w:p w14:paraId="5738CB1A" w14:textId="77777777" w:rsidR="00EE69A9" w:rsidRDefault="005F4EB5">
      <w:pPr>
        <w:pStyle w:val="Compact"/>
        <w:numPr>
          <w:ilvl w:val="0"/>
          <w:numId w:val="1"/>
        </w:numPr>
      </w:pPr>
      <w:r>
        <w:rPr>
          <w:b/>
          <w:bCs/>
        </w:rPr>
        <w:t>Methodology</w:t>
      </w:r>
      <w:r>
        <w:t xml:space="preserve"> describes the approach and techniques used in this research</w:t>
      </w:r>
    </w:p>
    <w:p w14:paraId="38D48AB9" w14:textId="77777777" w:rsidR="00EE69A9" w:rsidRDefault="005F4EB5">
      <w:pPr>
        <w:pStyle w:val="Compact"/>
        <w:numPr>
          <w:ilvl w:val="0"/>
          <w:numId w:val="1"/>
        </w:numPr>
      </w:pPr>
      <w:r>
        <w:rPr>
          <w:b/>
          <w:bCs/>
        </w:rPr>
        <w:t>Experimentation and Results</w:t>
      </w:r>
      <w:r>
        <w:t xml:space="preserve"> provides an exploratory overview of the dataset and details the results of the models</w:t>
      </w:r>
    </w:p>
    <w:p w14:paraId="4CDAB2B9" w14:textId="77777777" w:rsidR="00EE69A9" w:rsidRDefault="005F4EB5">
      <w:pPr>
        <w:pStyle w:val="Compact"/>
        <w:numPr>
          <w:ilvl w:val="0"/>
          <w:numId w:val="1"/>
        </w:numPr>
      </w:pPr>
      <w:r>
        <w:rPr>
          <w:b/>
          <w:bCs/>
        </w:rPr>
        <w:t>Discussion and Conclusions</w:t>
      </w:r>
      <w:r>
        <w:t xml:space="preserve"> concludes research and identifies further areas of work</w:t>
      </w:r>
    </w:p>
    <w:p w14:paraId="7D074309" w14:textId="77777777" w:rsidR="00EE69A9" w:rsidRPr="003F681C" w:rsidRDefault="005F4EB5" w:rsidP="003F6DDA">
      <w:pPr>
        <w:pStyle w:val="Heading2"/>
      </w:pPr>
      <w:bookmarkStart w:id="145" w:name="literaturereview"/>
      <w:bookmarkStart w:id="146" w:name="_Toc514945387"/>
      <w:bookmarkEnd w:id="145"/>
      <w:r w:rsidRPr="003F681C">
        <w:t>L</w:t>
      </w:r>
      <w:r w:rsidR="00831696" w:rsidRPr="003F681C">
        <w:t>iterature R</w:t>
      </w:r>
      <w:r w:rsidRPr="003F681C">
        <w:t>eview</w:t>
      </w:r>
      <w:bookmarkEnd w:id="146"/>
    </w:p>
    <w:p w14:paraId="1AA3BCB0" w14:textId="77777777" w:rsidR="00EE69A9" w:rsidRDefault="005F4EB5" w:rsidP="00831696">
      <w:pPr>
        <w:pStyle w:val="FirstParagraph"/>
        <w:spacing w:before="0"/>
      </w:pPr>
      <w:r>
        <w:t>Credit card default prediction is described as an application of classification techniques within data mining. Financial and lending institutions employ probability of default (PD) models to calculate expected loss associated with default, and more generally identify individuals who are more likely to default on a payment. Similarly, fraud detection is another component within risk management employed to mitigate loss. Prediction of both credit card default and fraud see the application of similar binary classification algorithms. Due to the similarity between the two applica</w:t>
      </w:r>
      <w:r>
        <w:lastRenderedPageBreak/>
        <w:t>tions of classification, research dealing with both will be explored to more fully understand the current state and emerging state-of-the-art techniques. Also, the techniques highlighted address the challenges created by class imbalance in the outcome variable where the majority of cases (non-default or legitimate transactions) can significantly outnumber minority cases.</w:t>
      </w:r>
    </w:p>
    <w:p w14:paraId="168A6EB4" w14:textId="77777777" w:rsidR="00EE69A9" w:rsidRDefault="005F4EB5">
      <w:pPr>
        <w:pStyle w:val="BodyText"/>
      </w:pPr>
      <w:r>
        <w:t>Universal to all literature in this area is the cited challenge with the lack of real-world data. Most available data is simulated or anonymized due to legal restrictions. Consequently, research development and the pool of available literature are somewhat limited or constrained by the limitations of the datasets. However, a key point is that the ability to apply accurate models within these risk management contexts can represent a huge potential savings for financial institutions.</w:t>
      </w:r>
    </w:p>
    <w:p w14:paraId="57C59CCC" w14:textId="77777777" w:rsidR="00EE69A9" w:rsidRDefault="005F4EB5">
      <w:pPr>
        <w:pStyle w:val="BodyText"/>
      </w:pPr>
      <w:r>
        <w:t xml:space="preserve">Pasha, Fatima, </w:t>
      </w:r>
      <w:proofErr w:type="spellStart"/>
      <w:r>
        <w:t>Dogar</w:t>
      </w:r>
      <w:proofErr w:type="spellEnd"/>
      <w:r>
        <w:t xml:space="preserve">, &amp; Shahzad (2017) in their research explore the predictive accuracy of six algorithms for default prediction - linear discriminant analysis, Naïve Bayes, C4.5 decision tree, Logistic Regression, Neural Networks -MLP, and k-Nearest Neighbor (KNN). Their work evaluates performance </w:t>
      </w:r>
      <w:r w:rsidR="00DB38B1">
        <w:t xml:space="preserve">using metrics such as accuracy, </w:t>
      </w:r>
      <w:r>
        <w:t xml:space="preserve">correct classification, incorrect classification, precision, and recall. The results show that the relatively newer algorithm of Multilayer Perceptron within the class of neural networks proves to be the best algorithm with an accuracy rate of 81.7%. It is worth noting that logistic regression is a close second in performance at 81%. </w:t>
      </w:r>
    </w:p>
    <w:p w14:paraId="531D1ACB" w14:textId="77777777" w:rsidR="00EE69A9" w:rsidRDefault="005F4EB5">
      <w:pPr>
        <w:pStyle w:val="BodyText"/>
      </w:pPr>
      <w:proofErr w:type="spellStart"/>
      <w:r>
        <w:t>Altabrawee</w:t>
      </w:r>
      <w:proofErr w:type="spellEnd"/>
      <w:r>
        <w:t xml:space="preserve"> (2016) examines fourteen classification models and their predictive accuracy in default prediction. He notes the importance of a successful model’s ability to avoid underfitting or overfitting training data. In particular, the appropriate amount of regularization in the model should be used to limit under or overfitting. Performance results are evaluated in terms of average accuracy, precision, recall, and F score. The partial decision tree algorithm PART is determined to be the most accurate while Naïve Bayes-related algorithms are at the bottom in performance.</w:t>
      </w:r>
    </w:p>
    <w:p w14:paraId="1E99D20A" w14:textId="77777777" w:rsidR="00EE69A9" w:rsidRDefault="005F4EB5">
      <w:pPr>
        <w:pStyle w:val="BodyText"/>
      </w:pPr>
      <w:commentRangeStart w:id="147"/>
      <w:proofErr w:type="spellStart"/>
      <w:r>
        <w:t>Butaru</w:t>
      </w:r>
      <w:proofErr w:type="spellEnd"/>
      <w:r>
        <w:t xml:space="preserve"> et al. (2015) research the application of machine learning techniques to the problem of credit risk. Their focus is on decision tree, random forest, and logistic regression models. Logistic regression models are noted to be the more traditionally used models for assessing credit risk. Regularization is used in their logistic regression model in order to be more in line with the anticipated performance of the decision trees and random forest models. Performance is evaluated using precision, recall, F score, and the kappa statistic. Their research determines that, although all three models performed well, decision trees and random forest outperform logistic regression especially within short time horizons.</w:t>
      </w:r>
    </w:p>
    <w:p w14:paraId="0E1B7984" w14:textId="77777777" w:rsidR="00EE69A9" w:rsidDel="00813444" w:rsidRDefault="005F4EB5">
      <w:pPr>
        <w:pStyle w:val="BodyText"/>
        <w:rPr>
          <w:del w:id="148" w:author="Keith Folsom" w:date="2018-05-24T17:15:00Z"/>
        </w:rPr>
      </w:pPr>
      <w:del w:id="149" w:author="Keith Folsom" w:date="2018-05-24T17:15:00Z">
        <w:r w:rsidDel="00813444">
          <w:delText>Within the broader context of risk modeling and applications of classification techniques, Lusis (2017) compare machine learning techniques for credit card fraud detection, analyzes fraud detection classification approaches using Logistic Regression (LR) and Random Forest (RF) algorithms. Their findings are compared to results from previous research conducted using SVM or Support Vector Machine algorithms. Citing the challenge of lacking real word data, Lusis’ analysis is constrained to simulated data for legal reasons. Both the LR and RF models are tested using PCA (Principal Component Analysis) and without PCA, which is a technique used to reduce the dimensionality of data. Of these models, Random Forest without PCA and K=3 had the best predictive performance as determined by accuracy, sensitivity, and specificity. They observe that applying a Preprocessing step helped the performance of the LR models whereas Preprocessing was not necessary for the Random Forest model.</w:delText>
        </w:r>
        <w:commentRangeEnd w:id="147"/>
        <w:r w:rsidR="00DA6E66" w:rsidDel="00813444">
          <w:rPr>
            <w:rStyle w:val="CommentReference"/>
            <w:rFonts w:ascii="Times New Roman" w:eastAsia="Arial Unicode MS" w:hAnsi="Times New Roman" w:cs="Times New Roman"/>
            <w:color w:val="00000A"/>
          </w:rPr>
          <w:commentReference w:id="147"/>
        </w:r>
      </w:del>
    </w:p>
    <w:p w14:paraId="4F11730D" w14:textId="1E9BDE60" w:rsidR="00EE69A9" w:rsidRDefault="005F4EB5">
      <w:pPr>
        <w:pStyle w:val="BodyText"/>
      </w:pPr>
      <w:proofErr w:type="spellStart"/>
      <w:r>
        <w:t>Zareapoor</w:t>
      </w:r>
      <w:proofErr w:type="spellEnd"/>
      <w:r>
        <w:t xml:space="preserve"> and </w:t>
      </w:r>
      <w:proofErr w:type="spellStart"/>
      <w:r>
        <w:t>Shamsolmoali</w:t>
      </w:r>
      <w:proofErr w:type="spellEnd"/>
      <w:r>
        <w:t xml:space="preserve"> (2015) in their research also note that the lack of real world data for researchers has limited the amount of published lit</w:t>
      </w:r>
      <w:r w:rsidR="00922CF2">
        <w:t xml:space="preserve">erature available on the topic.  </w:t>
      </w:r>
      <w:r>
        <w:t xml:space="preserve">Their premise is that ensemble learning techniques are superior to the other techniques tested. To assess model performance, </w:t>
      </w:r>
      <w:proofErr w:type="spellStart"/>
      <w:r>
        <w:t>Zareapooret</w:t>
      </w:r>
      <w:proofErr w:type="spellEnd"/>
      <w:r>
        <w:t xml:space="preserve"> et al. (2015) also use the metrics of Fraud Catching Rate, False Alarm Rate, Balanced Classification Rate, and Matthews correlation coefficient. They discount using accuracy and error rate, citing these as biased metrics. Their analysis shows that a bagged ensemble classifier using decision trees outperforms KNN, NB, and SVM.</w:t>
      </w:r>
    </w:p>
    <w:p w14:paraId="6B77991B" w14:textId="77777777" w:rsidR="00EE69A9" w:rsidRDefault="005F4EB5">
      <w:pPr>
        <w:pStyle w:val="BodyText"/>
      </w:pPr>
      <w:proofErr w:type="spellStart"/>
      <w:r>
        <w:t>Sahin</w:t>
      </w:r>
      <w:proofErr w:type="spellEnd"/>
      <w:r>
        <w:t xml:space="preserve"> and </w:t>
      </w:r>
      <w:proofErr w:type="spellStart"/>
      <w:r>
        <w:t>Duman</w:t>
      </w:r>
      <w:proofErr w:type="spellEnd"/>
      <w:r>
        <w:t xml:space="preserve"> (2011) focus on Neural Networks and Logistic Regression (binomial and multinomial) classification models. They too raise the challenge created by class imbalance and recommend the use of under and oversampling techniques. Specifically, </w:t>
      </w:r>
      <w:proofErr w:type="spellStart"/>
      <w:r>
        <w:t>Sahin</w:t>
      </w:r>
      <w:proofErr w:type="spellEnd"/>
      <w:r>
        <w:t xml:space="preserve"> and </w:t>
      </w:r>
      <w:proofErr w:type="spellStart"/>
      <w:r>
        <w:t>Duman</w:t>
      </w:r>
      <w:proofErr w:type="spellEnd"/>
      <w:r>
        <w:t xml:space="preserve"> (2011) employ a stratified sampling “to under sample the normal records so that the models have chance to learn the characteristics of both the normal and the fraudulent records’ profile” (p. 5). Their research shows a clear performance advantage of Neural Net models over LR models and cites the overfitting behavior of logistic regression. Among the logistic regression models, stepwise MLR is </w:t>
      </w:r>
      <w:r>
        <w:lastRenderedPageBreak/>
        <w:t>the champion in both accuracy performance and catching fraudulent transactions except the last case.</w:t>
      </w:r>
    </w:p>
    <w:p w14:paraId="6639836A" w14:textId="77777777" w:rsidR="00EE69A9" w:rsidRDefault="005F4EB5">
      <w:pPr>
        <w:pStyle w:val="BodyText"/>
      </w:pPr>
      <w:r>
        <w:t xml:space="preserve">The review above of available research shows many relevant models, techniques, and insights useful for our own research. While </w:t>
      </w:r>
      <w:r w:rsidR="00DE3F05">
        <w:t xml:space="preserve">parametric </w:t>
      </w:r>
      <w:r>
        <w:t>regression modeling is our main focus, we feel it important to consider techniques beyond logistic regression to more fully understand strengths and limitations of traditional techniques within the context of emerging state-of-the-art techniques. Clearly seen in the research though is that higher predictive accuracy is being driven through the use of ensemble machine learning techniques. While important to understand, ensemble techniques are outside the scope of this research.</w:t>
      </w:r>
    </w:p>
    <w:p w14:paraId="477354D8" w14:textId="77777777" w:rsidR="00EE69A9" w:rsidRPr="003F681C" w:rsidRDefault="005F4EB5" w:rsidP="003F6DDA">
      <w:pPr>
        <w:pStyle w:val="Heading2"/>
      </w:pPr>
      <w:bookmarkStart w:id="150" w:name="methodology"/>
      <w:bookmarkStart w:id="151" w:name="_Toc514945388"/>
      <w:bookmarkEnd w:id="150"/>
      <w:r w:rsidRPr="003F681C">
        <w:t>Methodology</w:t>
      </w:r>
      <w:bookmarkEnd w:id="151"/>
    </w:p>
    <w:p w14:paraId="2E8ACC6B" w14:textId="77777777" w:rsidR="00EE69A9" w:rsidRDefault="005F4EB5" w:rsidP="00831696">
      <w:pPr>
        <w:pStyle w:val="BodyText"/>
        <w:spacing w:before="0"/>
      </w:pPr>
      <w:r>
        <w:t>This research will explore several classification techniques against the UCI credit card default dataset to determine which model provides the most predictive accuracy in identifying payment default. Our work includes analyses using logistic regression models as this has traditionally been a common technique applied to default detection. However, we also apply more current approaches to better understand logistic regression within the context of emerging state-of-the-art machine learning classifiers.</w:t>
      </w:r>
    </w:p>
    <w:p w14:paraId="1DD0F892" w14:textId="77777777" w:rsidR="00EE69A9" w:rsidRDefault="005F4EB5" w:rsidP="00DD1314">
      <w:pPr>
        <w:pStyle w:val="Heading3"/>
        <w:keepNext/>
      </w:pPr>
      <w:bookmarkStart w:id="152" w:name="datasetdescription"/>
      <w:bookmarkStart w:id="153" w:name="_Toc514945389"/>
      <w:bookmarkEnd w:id="152"/>
      <w:r>
        <w:t>Dataset Description</w:t>
      </w:r>
      <w:bookmarkEnd w:id="153"/>
    </w:p>
    <w:p w14:paraId="433AF484" w14:textId="77777777" w:rsidR="008B44AF" w:rsidRDefault="005F4EB5" w:rsidP="00DD1314">
      <w:pPr>
        <w:pStyle w:val="FirstParagraph"/>
        <w:keepNext w:val="0"/>
        <w:spacing w:before="0"/>
      </w:pPr>
      <w:r>
        <w:t>The UCI default credit card clients dataset consists of monthly payment data of credit cardholders of an undisclosed bank in Taiwan starting in September of 2005 and ending in April 2005. The data contains one binary response variable which indicates whether a payment default will occur in the next month. There are 23 explanatory variables included in the dataset. The dataset contains 30,000 total observations, of which 6,636 observations (28%) are for cardholders with a payment default indicator.</w:t>
      </w:r>
      <w:r w:rsidR="00922CF2">
        <w:t xml:space="preserve">    </w:t>
      </w:r>
    </w:p>
    <w:p w14:paraId="5034FCBD" w14:textId="47C33528" w:rsidR="00EE69A9" w:rsidRPr="00922CF2" w:rsidRDefault="005F4EB5" w:rsidP="00DD1314">
      <w:pPr>
        <w:pStyle w:val="FirstParagraph"/>
        <w:keepNext w:val="0"/>
        <w:spacing w:before="0"/>
      </w:pPr>
      <w:r>
        <w:rPr>
          <w:b/>
          <w:bCs/>
          <w:sz w:val="20"/>
          <w:szCs w:val="20"/>
        </w:rPr>
        <w:t>Table 1</w:t>
      </w:r>
      <w:r>
        <w:rPr>
          <w:sz w:val="20"/>
          <w:szCs w:val="20"/>
        </w:rPr>
        <w:t xml:space="preserve"> Credit Card Default Dataset</w:t>
      </w:r>
      <w:r w:rsidR="00C02B21">
        <w:rPr>
          <w:noProof/>
          <w:lang w:eastAsia="en-US" w:bidi="ar-SA"/>
        </w:rPr>
        <w:drawing>
          <wp:inline distT="0" distB="0" distL="0" distR="0" wp14:anchorId="5A0735D2" wp14:editId="23A10C90">
            <wp:extent cx="5629275" cy="36766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46576" cy="3687950"/>
                    </a:xfrm>
                    <a:prstGeom prst="rect">
                      <a:avLst/>
                    </a:prstGeom>
                  </pic:spPr>
                </pic:pic>
              </a:graphicData>
            </a:graphic>
          </wp:inline>
        </w:drawing>
      </w:r>
    </w:p>
    <w:p w14:paraId="1BD0B49B" w14:textId="77777777" w:rsidR="00EE69A9" w:rsidRDefault="005F4EB5">
      <w:pPr>
        <w:pStyle w:val="BodyText"/>
      </w:pPr>
      <w:r>
        <w:lastRenderedPageBreak/>
        <w:t>Exploratory data analysis is performed on the dataset using of descriptive analysis, correlation analysis, visualization, and Principle Component Analysis. The EDA phase is important in understanding the characteristics of the data for model building. Characteristics such as zero/missing values, skew, outliers, and potential data issues all inform the subsequent variable recoding and transformation applied to the data. Correlation and Principal Component Analysis (PCA) are used to identify existing collinearity among the predictor variables, notably the BILL_AMT variables. This is further confirmed through variance inflation factor (VIF) analysis.</w:t>
      </w:r>
    </w:p>
    <w:p w14:paraId="30AD5EE6" w14:textId="77777777" w:rsidR="00EE69A9" w:rsidRDefault="005F4EB5" w:rsidP="00102525">
      <w:pPr>
        <w:pStyle w:val="Heading4"/>
      </w:pPr>
      <w:bookmarkStart w:id="154" w:name="modeldescription"/>
      <w:bookmarkEnd w:id="154"/>
      <w:r>
        <w:t>Models Explored</w:t>
      </w:r>
    </w:p>
    <w:p w14:paraId="061E6710" w14:textId="77777777" w:rsidR="00EE69A9" w:rsidRDefault="005F4EB5">
      <w:pPr>
        <w:pStyle w:val="Compact"/>
        <w:numPr>
          <w:ilvl w:val="0"/>
          <w:numId w:val="2"/>
        </w:numPr>
      </w:pPr>
      <w:r>
        <w:t>Binary Logistic Regression</w:t>
      </w:r>
    </w:p>
    <w:p w14:paraId="57648B8E" w14:textId="77777777" w:rsidR="00EE69A9" w:rsidRDefault="005F4EB5">
      <w:pPr>
        <w:pStyle w:val="Compact"/>
        <w:numPr>
          <w:ilvl w:val="0"/>
          <w:numId w:val="2"/>
        </w:numPr>
      </w:pPr>
      <w:r>
        <w:t>Logistic Regression using Ridge and Lasso Regularization</w:t>
      </w:r>
    </w:p>
    <w:p w14:paraId="474AB003" w14:textId="77777777" w:rsidR="00EE69A9" w:rsidRDefault="005F4EB5">
      <w:pPr>
        <w:pStyle w:val="Compact"/>
        <w:numPr>
          <w:ilvl w:val="0"/>
          <w:numId w:val="2"/>
        </w:numPr>
      </w:pPr>
      <w:r>
        <w:t>Decision Trees</w:t>
      </w:r>
    </w:p>
    <w:p w14:paraId="174F2C5F" w14:textId="77777777" w:rsidR="00EE69A9" w:rsidRDefault="005F4EB5">
      <w:pPr>
        <w:pStyle w:val="Compact"/>
        <w:numPr>
          <w:ilvl w:val="0"/>
          <w:numId w:val="2"/>
        </w:numPr>
      </w:pPr>
      <w:r>
        <w:t>Neural Net</w:t>
      </w:r>
    </w:p>
    <w:p w14:paraId="536604B7" w14:textId="77777777" w:rsidR="00102525" w:rsidRDefault="005F4EB5" w:rsidP="00DB38B1">
      <w:pPr>
        <w:pStyle w:val="FirstParagraph"/>
        <w:rPr>
          <w:rFonts w:ascii="Calibri" w:eastAsia="Calibri" w:hAnsi="Calibri" w:cs="Calibri"/>
          <w:b/>
          <w:bCs/>
          <w:color w:val="4F81BD"/>
        </w:rPr>
      </w:pPr>
      <w:r>
        <w:t>We implement model fitting and testing using a 70% split of the transformed credit card default dataset. Both the training and test datasets are created through random sampling. The training dataset is used to fit all models evaluated in this research and, similarly, the test dataset is used to determine predictive performance of the same models based on a hold-out dataset.</w:t>
      </w:r>
      <w:bookmarkStart w:id="155" w:name="performancemeasurement"/>
      <w:bookmarkEnd w:id="155"/>
    </w:p>
    <w:p w14:paraId="0BCFAFE8" w14:textId="77777777" w:rsidR="00EE69A9" w:rsidRDefault="005F4EB5" w:rsidP="00102525">
      <w:pPr>
        <w:pStyle w:val="Heading3"/>
      </w:pPr>
      <w:bookmarkStart w:id="156" w:name="_Toc514945390"/>
      <w:r>
        <w:t>Performance Measurement</w:t>
      </w:r>
      <w:bookmarkEnd w:id="156"/>
    </w:p>
    <w:p w14:paraId="399C1F70" w14:textId="77777777" w:rsidR="00EE69A9" w:rsidRDefault="005F4EB5" w:rsidP="00831696">
      <w:pPr>
        <w:pStyle w:val="FirstParagraph"/>
        <w:spacing w:before="0"/>
      </w:pPr>
      <w:r>
        <w:t xml:space="preserve">A critical feature of the credit card default prediction models being evaluated is their ability to accurately predict whether a cardholder will default on next month’s payment. As such, accuracy will be one measure used to determine a model's performance. However, accuracy alone does not provide a full picture for model </w:t>
      </w:r>
      <w:r w:rsidR="00102525">
        <w:t>assessment,</w:t>
      </w:r>
      <w:r>
        <w:t xml:space="preserve"> so the following performance measures will be used: </w:t>
      </w:r>
    </w:p>
    <w:p w14:paraId="356EE275" w14:textId="77777777" w:rsidR="00831696" w:rsidRDefault="005F4EB5" w:rsidP="00831696">
      <w:pPr>
        <w:pStyle w:val="BodyText"/>
        <w:spacing w:before="0" w:after="0"/>
        <w:rPr>
          <w:b/>
          <w:bCs/>
        </w:rPr>
      </w:pPr>
      <w:r>
        <w:rPr>
          <w:b/>
          <w:bCs/>
        </w:rPr>
        <w:t>F1-score</w:t>
      </w:r>
    </w:p>
    <w:p w14:paraId="79F26304" w14:textId="77777777" w:rsidR="00EE69A9" w:rsidRDefault="005F4EB5" w:rsidP="005000B9">
      <w:pPr>
        <w:pStyle w:val="BodyText"/>
        <w:spacing w:before="0"/>
      </w:pPr>
      <w:r>
        <w:t>The harmonic mean of the precision and recall</w:t>
      </w:r>
    </w:p>
    <w:p w14:paraId="62CD795A" w14:textId="77777777" w:rsidR="00EE69A9" w:rsidRDefault="005F4EB5" w:rsidP="00831696">
      <w:pPr>
        <w:pStyle w:val="BodyText"/>
        <w:spacing w:before="0" w:after="0"/>
        <w:rPr>
          <w:b/>
          <w:bCs/>
        </w:rPr>
      </w:pPr>
      <w:r>
        <w:rPr>
          <w:b/>
          <w:bCs/>
        </w:rPr>
        <w:t>Kappa statistic</w:t>
      </w:r>
    </w:p>
    <w:p w14:paraId="7FB556EB" w14:textId="77777777" w:rsidR="00EE69A9" w:rsidRDefault="005F4EB5" w:rsidP="005000B9">
      <w:pPr>
        <w:pStyle w:val="BodyText"/>
        <w:spacing w:before="0"/>
      </w:pPr>
      <w:r>
        <w:t>Kappa takes into account the accuracy that would be generated purely by chance.</w:t>
      </w:r>
      <w:r w:rsidR="002C6C87">
        <w:t xml:space="preserve"> </w:t>
      </w:r>
      <w:r>
        <w:t xml:space="preserve">Kappa takes on values from -1 to +1, with a value of 0 meaning there is no agreement between the actual and classified classes. A value of 1 indicates perfect concordance of the model prediction and the actual classes and a value of 0 indicates total disagreement between prediction and the actual. </w:t>
      </w:r>
    </w:p>
    <w:p w14:paraId="6AD484C8" w14:textId="77777777" w:rsidR="00EE69A9" w:rsidRDefault="005F4EB5" w:rsidP="00831696">
      <w:pPr>
        <w:pStyle w:val="BodyText"/>
        <w:spacing w:before="0" w:after="0"/>
        <w:rPr>
          <w:b/>
          <w:bCs/>
        </w:rPr>
      </w:pPr>
      <w:r>
        <w:rPr>
          <w:b/>
          <w:bCs/>
        </w:rPr>
        <w:t>Sensitivity</w:t>
      </w:r>
    </w:p>
    <w:p w14:paraId="75F6DFF8" w14:textId="77777777" w:rsidR="00EE69A9" w:rsidRDefault="005F4EB5" w:rsidP="005000B9">
      <w:pPr>
        <w:pStyle w:val="BodyText"/>
        <w:spacing w:before="0"/>
      </w:pPr>
      <w:r>
        <w:t>Sometimes called the true positive rate, sensitivity is rate of that the event of interest, in this case default, is correctly predicted within the sample (Kuhn et al. 2013).</w:t>
      </w:r>
    </w:p>
    <w:p w14:paraId="1AFB1BEA" w14:textId="77777777" w:rsidR="00EE69A9" w:rsidRDefault="005F4EB5" w:rsidP="00831696">
      <w:pPr>
        <w:pStyle w:val="BodyText"/>
        <w:spacing w:before="0" w:after="0"/>
        <w:rPr>
          <w:b/>
          <w:bCs/>
        </w:rPr>
      </w:pPr>
      <w:r>
        <w:rPr>
          <w:b/>
          <w:bCs/>
        </w:rPr>
        <w:t>Specificity</w:t>
      </w:r>
    </w:p>
    <w:p w14:paraId="2E6AAC5C" w14:textId="77777777" w:rsidR="00EE69A9" w:rsidRDefault="005F4EB5" w:rsidP="005000B9">
      <w:pPr>
        <w:pStyle w:val="BodyText"/>
        <w:spacing w:before="0"/>
      </w:pPr>
      <w:r>
        <w:t>As the converse of sensitivity, specificity is true negative rate and is the rate at which the nonevent is correctly identified as the nonevent within the sample (Kuhn et al. 2013)</w:t>
      </w:r>
    </w:p>
    <w:p w14:paraId="4D6322C8" w14:textId="77777777" w:rsidR="00EE69A9" w:rsidRDefault="005F4EB5" w:rsidP="002C6C87">
      <w:pPr>
        <w:pStyle w:val="BodyText"/>
        <w:keepLines/>
        <w:spacing w:before="0" w:after="0"/>
        <w:rPr>
          <w:b/>
          <w:bCs/>
        </w:rPr>
      </w:pPr>
      <w:r>
        <w:rPr>
          <w:b/>
          <w:bCs/>
        </w:rPr>
        <w:t>Balanced Accuracy</w:t>
      </w:r>
    </w:p>
    <w:p w14:paraId="6F3A38EE" w14:textId="77777777" w:rsidR="00EE69A9" w:rsidRDefault="005F4EB5" w:rsidP="005000B9">
      <w:pPr>
        <w:pStyle w:val="BodyText"/>
        <w:spacing w:before="0"/>
      </w:pPr>
      <w:r>
        <w:t>Defined as (Sensitivity + Specificity)/2, balanced accuracy provides a potentially more accurate metric of accuracy in binary classification models with potentially imbalanced class distributions.</w:t>
      </w:r>
    </w:p>
    <w:p w14:paraId="27A70058" w14:textId="77777777" w:rsidR="00EE69A9" w:rsidRDefault="005F4EB5" w:rsidP="00831696">
      <w:pPr>
        <w:pStyle w:val="BodyText"/>
        <w:spacing w:before="0" w:after="0"/>
        <w:rPr>
          <w:b/>
          <w:bCs/>
        </w:rPr>
      </w:pPr>
      <w:r>
        <w:rPr>
          <w:b/>
          <w:bCs/>
        </w:rPr>
        <w:t>False-Positive Rate</w:t>
      </w:r>
    </w:p>
    <w:p w14:paraId="4CC4E970" w14:textId="77777777" w:rsidR="00EE69A9" w:rsidRDefault="005F4EB5" w:rsidP="005000B9">
      <w:pPr>
        <w:pStyle w:val="BodyText"/>
        <w:spacing w:before="0"/>
      </w:pPr>
      <w:r>
        <w:t>Sometimes called the false alarm rate, false-positive rate is defined as 1 - Specificity.</w:t>
      </w:r>
    </w:p>
    <w:p w14:paraId="393C53BE" w14:textId="77777777" w:rsidR="00EE69A9" w:rsidRDefault="005F4EB5" w:rsidP="00DD1314">
      <w:pPr>
        <w:pStyle w:val="BodyText"/>
        <w:keepNext/>
        <w:keepLines/>
        <w:widowControl w:val="0"/>
        <w:spacing w:before="0" w:after="0"/>
        <w:rPr>
          <w:b/>
          <w:bCs/>
        </w:rPr>
      </w:pPr>
      <w:r>
        <w:rPr>
          <w:b/>
          <w:bCs/>
        </w:rPr>
        <w:lastRenderedPageBreak/>
        <w:t>Youden's Index</w:t>
      </w:r>
    </w:p>
    <w:p w14:paraId="7E85CD0B" w14:textId="6D48AD0C" w:rsidR="00EE69A9" w:rsidRDefault="005F4EB5" w:rsidP="00DD1314">
      <w:pPr>
        <w:pStyle w:val="BodyText"/>
        <w:keepNext/>
        <w:spacing w:before="0" w:after="0"/>
      </w:pPr>
      <w:r>
        <w:t>Youden’s index evaluates the ability of a classifier to avoid misclassifications. This index puts equal weights on a classifier’s performance on both the positive and negative cases.</w:t>
      </w:r>
      <w:r w:rsidR="00DD1314">
        <w:br/>
      </w:r>
      <w:r>
        <w:t xml:space="preserve">Model selection is performed using the performance metrics noted above as the selection criteria.  Each model's performance will be assessed using the same test dataset.   </w:t>
      </w:r>
    </w:p>
    <w:p w14:paraId="6E182A49" w14:textId="77777777" w:rsidR="00EE69A9" w:rsidRPr="003F681C" w:rsidRDefault="005F4EB5" w:rsidP="00102525">
      <w:pPr>
        <w:pStyle w:val="Heading2"/>
      </w:pPr>
      <w:bookmarkStart w:id="157" w:name="_Toc514945391"/>
      <w:r w:rsidRPr="003F681C">
        <w:t>Experimentation and Results</w:t>
      </w:r>
      <w:bookmarkEnd w:id="157"/>
    </w:p>
    <w:p w14:paraId="301B2623" w14:textId="77777777" w:rsidR="00CD74DD" w:rsidRDefault="00CD74DD" w:rsidP="00102525">
      <w:pPr>
        <w:pStyle w:val="Heading3"/>
      </w:pPr>
      <w:bookmarkStart w:id="158" w:name="_Toc514945392"/>
      <w:r>
        <w:t>Data Analysis and Transformation</w:t>
      </w:r>
      <w:bookmarkEnd w:id="158"/>
    </w:p>
    <w:p w14:paraId="1C92CAAF" w14:textId="77777777" w:rsidR="00466E57" w:rsidRDefault="00466E57" w:rsidP="00466E57">
      <w:pPr>
        <w:pStyle w:val="Body"/>
      </w:pPr>
      <w:r>
        <w:t xml:space="preserve">We performed a detailed exploratory data analysis to understand the </w:t>
      </w:r>
      <w:r w:rsidR="00C81A3A">
        <w:t xml:space="preserve">characteristics of the data </w:t>
      </w:r>
      <w:r>
        <w:t>and the relationship between the variables</w:t>
      </w:r>
      <w:r w:rsidR="0064150D">
        <w:t xml:space="preserve">. </w:t>
      </w:r>
      <w:r w:rsidR="003F681C">
        <w:t xml:space="preserve">There were no missing data and as such no imputation was necessary. </w:t>
      </w:r>
      <w:r w:rsidR="00CD74DD">
        <w:t xml:space="preserve">We did have to handle unknown and zero-values. This lead us to recoding </w:t>
      </w:r>
      <w:proofErr w:type="gramStart"/>
      <w:r w:rsidR="00CD74DD">
        <w:t xml:space="preserve">a </w:t>
      </w:r>
      <w:r w:rsidR="003F681C">
        <w:t>number of</w:t>
      </w:r>
      <w:proofErr w:type="gramEnd"/>
      <w:r w:rsidR="003F681C">
        <w:t xml:space="preserve"> variables </w:t>
      </w:r>
      <w:r w:rsidR="00CD74DD">
        <w:t xml:space="preserve">into </w:t>
      </w:r>
      <w:r w:rsidR="003F681C">
        <w:t>dummy variables</w:t>
      </w:r>
      <w:r w:rsidR="00CD74DD">
        <w:t>.</w:t>
      </w:r>
    </w:p>
    <w:p w14:paraId="4676575E" w14:textId="77777777" w:rsidR="00CD74DD" w:rsidRDefault="00102525" w:rsidP="00466E57">
      <w:pPr>
        <w:pStyle w:val="Body"/>
      </w:pPr>
      <w:r>
        <w:t>Most of</w:t>
      </w:r>
      <w:r w:rsidR="00CD74DD">
        <w:t xml:space="preserve"> the customers are females and went to university. A larger number of customers are </w:t>
      </w:r>
      <w:r>
        <w:t>single,</w:t>
      </w:r>
      <w:r w:rsidR="00CD74DD">
        <w:t xml:space="preserve"> and the proportion of default payments appears to be higher for married individual</w:t>
      </w:r>
      <w:r w:rsidR="009120EF">
        <w:t xml:space="preserve">s. The AGE distribution is right-skewed and would indicate that younger customers </w:t>
      </w:r>
      <w:r>
        <w:t xml:space="preserve">tend to </w:t>
      </w:r>
      <w:r w:rsidR="009120EF">
        <w:t xml:space="preserve">default </w:t>
      </w:r>
      <w:r>
        <w:t>at a</w:t>
      </w:r>
      <w:r w:rsidR="009120EF">
        <w:t xml:space="preserve"> higher rate. A majority of customers are making payments on time or ahead of schedule. The number of extremely late payments in the latter months is more infrequent.</w:t>
      </w:r>
      <w:r w:rsidR="00C81A3A">
        <w:t xml:space="preserve"> We can presume that this list only contains customers whose accounts have not yet been charged off, for which we would expect no future payments. Customers with extremely late repayment statuses 6 months ago have likely already been charged off. It is somewhat surprising that PAY_0, PAY_2 and PAY_3 contain lower frequencies of extremely late payment statuses. The majority of payments are of small values with some rather large outliers. As we would expect, the majority of customers are not in default on their next payment.</w:t>
      </w:r>
    </w:p>
    <w:p w14:paraId="4502890A" w14:textId="77777777" w:rsidR="00831696" w:rsidRDefault="005F4EB5" w:rsidP="00831696">
      <w:pPr>
        <w:pStyle w:val="Body"/>
        <w:spacing w:after="0"/>
        <w:rPr>
          <w:b/>
          <w:bCs/>
        </w:rPr>
      </w:pPr>
      <w:r>
        <w:rPr>
          <w:b/>
          <w:bCs/>
        </w:rPr>
        <w:t>Correlation Analysis</w:t>
      </w:r>
    </w:p>
    <w:p w14:paraId="0D5020F3" w14:textId="77777777" w:rsidR="00EE69A9" w:rsidRDefault="005F4EB5" w:rsidP="00C81A3A">
      <w:pPr>
        <w:pStyle w:val="FirstParagraph"/>
        <w:spacing w:before="0"/>
      </w:pPr>
      <w:r>
        <w:t>As shown below there is high collinearity among variables where we would expect it to occur. For instance in Bill Amount, for which we have six variables all corresponding to different months, we would expect a relation between the amount someone owes one month and the amount that they owe the next. This is also true of the Payment Amount variable, for which we also have 6 sequential months of data for.</w:t>
      </w:r>
    </w:p>
    <w:p w14:paraId="560CB55C" w14:textId="77777777" w:rsidR="00EE69A9" w:rsidRDefault="00C81A3A" w:rsidP="00D060CA">
      <w:pPr>
        <w:pStyle w:val="BodyText"/>
      </w:pPr>
      <w:r>
        <w:t>As</w:t>
      </w:r>
      <w:r w:rsidR="005F4EB5">
        <w:t xml:space="preserve"> we would expect, the DEFAULT variable is most strongly correlated with the payment status. If a person were to default in one payment period, intuitively we would think that may have a relationship with other periods.</w:t>
      </w:r>
    </w:p>
    <w:p w14:paraId="40967545" w14:textId="77777777" w:rsidR="00EE69A9" w:rsidRDefault="005F4EB5" w:rsidP="00D060CA">
      <w:pPr>
        <w:pStyle w:val="BodyText"/>
      </w:pPr>
      <w:r>
        <w:t>The tables below represent correlation between response and predictor variables.</w:t>
      </w:r>
    </w:p>
    <w:p w14:paraId="671DB2A7" w14:textId="77777777" w:rsidR="00EE69A9" w:rsidRDefault="005F4EB5" w:rsidP="00D060CA">
      <w:pPr>
        <w:pStyle w:val="TableCaption"/>
      </w:pPr>
      <w:r>
        <w:rPr>
          <w:b/>
          <w:bCs/>
          <w:sz w:val="20"/>
          <w:szCs w:val="20"/>
        </w:rPr>
        <w:lastRenderedPageBreak/>
        <w:t>Fig. 1</w:t>
      </w:r>
      <w:r>
        <w:rPr>
          <w:sz w:val="20"/>
          <w:szCs w:val="20"/>
        </w:rPr>
        <w:t xml:space="preserve"> </w:t>
      </w:r>
      <w:r>
        <w:rPr>
          <w:i w:val="0"/>
          <w:iCs w:val="0"/>
          <w:sz w:val="20"/>
          <w:szCs w:val="20"/>
        </w:rPr>
        <w:t>Correlation among predictor variables</w:t>
      </w:r>
    </w:p>
    <w:p w14:paraId="795BA1A8" w14:textId="77777777" w:rsidR="00EE69A9" w:rsidRDefault="005F4EB5">
      <w:pPr>
        <w:pStyle w:val="BodyText"/>
      </w:pPr>
      <w:r>
        <w:rPr>
          <w:noProof/>
        </w:rPr>
        <w:drawing>
          <wp:inline distT="0" distB="0" distL="0" distR="0" wp14:anchorId="1AF04CDC" wp14:editId="0FC166A5">
            <wp:extent cx="6591300" cy="3816760"/>
            <wp:effectExtent l="0" t="0" r="0" b="0"/>
            <wp:docPr id="1" name="officeArt object"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Picture"/>
                    <pic:cNvPicPr>
                      <a:picLocks noChangeAspect="1" noChangeArrowheads="1"/>
                    </pic:cNvPicPr>
                  </pic:nvPicPr>
                  <pic:blipFill>
                    <a:blip r:embed="rId14"/>
                    <a:stretch>
                      <a:fillRect/>
                    </a:stretch>
                  </pic:blipFill>
                  <pic:spPr bwMode="auto">
                    <a:xfrm>
                      <a:off x="0" y="0"/>
                      <a:ext cx="6676596" cy="3866151"/>
                    </a:xfrm>
                    <a:prstGeom prst="rect">
                      <a:avLst/>
                    </a:prstGeom>
                  </pic:spPr>
                </pic:pic>
              </a:graphicData>
            </a:graphic>
          </wp:inline>
        </w:drawing>
      </w:r>
    </w:p>
    <w:p w14:paraId="4B55A6F0" w14:textId="77777777" w:rsidR="00EE69A9" w:rsidRDefault="005F4EB5" w:rsidP="00831696">
      <w:pPr>
        <w:pStyle w:val="Body"/>
        <w:spacing w:after="0"/>
        <w:rPr>
          <w:b/>
          <w:bCs/>
        </w:rPr>
      </w:pPr>
      <w:bookmarkStart w:id="159" w:name="diagnosticmodel"/>
      <w:bookmarkEnd w:id="159"/>
      <w:r>
        <w:rPr>
          <w:b/>
          <w:bCs/>
        </w:rPr>
        <w:t>PCA component analysis</w:t>
      </w:r>
    </w:p>
    <w:p w14:paraId="2FF2173C" w14:textId="77777777" w:rsidR="00102525" w:rsidRDefault="005F4EB5" w:rsidP="00910E64">
      <w:pPr>
        <w:pStyle w:val="FirstParagraph"/>
        <w:spacing w:before="0"/>
        <w:rPr>
          <w:b/>
          <w:bCs/>
          <w:i/>
          <w:iCs/>
          <w:sz w:val="20"/>
          <w:szCs w:val="20"/>
        </w:rPr>
      </w:pPr>
      <w:r>
        <w:t>As mentioned earlier we have quite a bit of collinearity among predictors, as demonstrated by the scree</w:t>
      </w:r>
      <w:r w:rsidR="002C6C87">
        <w:t xml:space="preserve"> </w:t>
      </w:r>
      <w:r>
        <w:t>plot below; the variability accounted for by each component drops sharply within the first few components.</w:t>
      </w:r>
    </w:p>
    <w:p w14:paraId="75722EA9" w14:textId="77777777" w:rsidR="00EE69A9" w:rsidRDefault="005F4EB5">
      <w:pPr>
        <w:pStyle w:val="TableCaption"/>
      </w:pPr>
      <w:r>
        <w:rPr>
          <w:b/>
          <w:bCs/>
          <w:sz w:val="20"/>
          <w:szCs w:val="20"/>
        </w:rPr>
        <w:t xml:space="preserve">Fig. 2 </w:t>
      </w:r>
      <w:r>
        <w:rPr>
          <w:i w:val="0"/>
          <w:iCs w:val="0"/>
          <w:sz w:val="20"/>
          <w:szCs w:val="20"/>
        </w:rPr>
        <w:t>PCA scree</w:t>
      </w:r>
      <w:r w:rsidR="002C6C87">
        <w:rPr>
          <w:i w:val="0"/>
          <w:iCs w:val="0"/>
          <w:sz w:val="20"/>
          <w:szCs w:val="20"/>
        </w:rPr>
        <w:t xml:space="preserve"> </w:t>
      </w:r>
      <w:r>
        <w:rPr>
          <w:i w:val="0"/>
          <w:iCs w:val="0"/>
          <w:sz w:val="20"/>
          <w:szCs w:val="20"/>
        </w:rPr>
        <w:t>plot</w:t>
      </w:r>
    </w:p>
    <w:p w14:paraId="38750FBE" w14:textId="77777777" w:rsidR="00EE69A9" w:rsidRDefault="005F4EB5">
      <w:pPr>
        <w:pStyle w:val="BodyText"/>
      </w:pPr>
      <w:r>
        <w:rPr>
          <w:noProof/>
        </w:rPr>
        <w:drawing>
          <wp:inline distT="0" distB="0" distL="0" distR="0" wp14:anchorId="098B8FCD" wp14:editId="4A18665E">
            <wp:extent cx="4619625" cy="2686050"/>
            <wp:effectExtent l="0" t="0" r="0" b="0"/>
            <wp:docPr id="2" name="Image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Picture"/>
                    <pic:cNvPicPr>
                      <a:picLocks noChangeAspect="1" noChangeArrowheads="1"/>
                    </pic:cNvPicPr>
                  </pic:nvPicPr>
                  <pic:blipFill>
                    <a:blip r:embed="rId15"/>
                    <a:stretch>
                      <a:fillRect/>
                    </a:stretch>
                  </pic:blipFill>
                  <pic:spPr bwMode="auto">
                    <a:xfrm>
                      <a:off x="0" y="0"/>
                      <a:ext cx="4619625" cy="2686050"/>
                    </a:xfrm>
                    <a:prstGeom prst="rect">
                      <a:avLst/>
                    </a:prstGeom>
                  </pic:spPr>
                </pic:pic>
              </a:graphicData>
            </a:graphic>
          </wp:inline>
        </w:drawing>
      </w:r>
    </w:p>
    <w:p w14:paraId="7DE9B9B8" w14:textId="77777777" w:rsidR="00EE69A9" w:rsidRPr="004A088E" w:rsidRDefault="005F4EB5" w:rsidP="001B4523">
      <w:pPr>
        <w:pStyle w:val="Body"/>
        <w:spacing w:before="240" w:after="0"/>
        <w:rPr>
          <w:b/>
        </w:rPr>
      </w:pPr>
      <w:r w:rsidRPr="004A088E">
        <w:rPr>
          <w:b/>
        </w:rPr>
        <w:lastRenderedPageBreak/>
        <w:t>Data Manipulation</w:t>
      </w:r>
    </w:p>
    <w:p w14:paraId="0A86D5E9" w14:textId="77777777" w:rsidR="00EE69A9" w:rsidRDefault="005F4EB5" w:rsidP="001B4523">
      <w:pPr>
        <w:pStyle w:val="FirstParagraph"/>
        <w:spacing w:before="0" w:after="0"/>
      </w:pPr>
      <w:r>
        <w:t xml:space="preserve">The variables MARRIAGE, SEX and EDUCATION were all converted to dummy variables. As discussed previously, we combined values 4, 5 and 6 in education to create an all-encompassing other category. We will also change the unknown value of 0 in MARRIAGE to 3(other). </w:t>
      </w:r>
    </w:p>
    <w:p w14:paraId="71C90E1A" w14:textId="77777777" w:rsidR="00EE69A9" w:rsidRDefault="005F4EB5">
      <w:pPr>
        <w:pStyle w:val="BodyText"/>
      </w:pPr>
      <w:r>
        <w:t>We have very high variance inflation factor (VIF) values for all of the BILL_AMT variables. VIF values indicate the severity of collinearity among variables. This is not all that surprising as we would not expect the bills to change significantly from month to month for an individual in general. We created additional variables in attempt to account for the variation that these variables represent and remove the original variables. The following variables were created:</w:t>
      </w:r>
    </w:p>
    <w:p w14:paraId="492F0011" w14:textId="77777777" w:rsidR="00EE69A9" w:rsidRDefault="005F4EB5">
      <w:pPr>
        <w:pStyle w:val="Compact"/>
        <w:numPr>
          <w:ilvl w:val="0"/>
          <w:numId w:val="1"/>
        </w:numPr>
      </w:pPr>
      <w:r>
        <w:t xml:space="preserve">AVG_BILL: The average bill over the </w:t>
      </w:r>
      <w:r w:rsidR="00102525">
        <w:t>six-month</w:t>
      </w:r>
      <w:r>
        <w:t xml:space="preserve"> period for each customer</w:t>
      </w:r>
    </w:p>
    <w:p w14:paraId="2B22797F" w14:textId="77777777" w:rsidR="00EE69A9" w:rsidRDefault="005F4EB5">
      <w:pPr>
        <w:pStyle w:val="Compact"/>
        <w:numPr>
          <w:ilvl w:val="0"/>
          <w:numId w:val="1"/>
        </w:numPr>
      </w:pPr>
      <w:r>
        <w:t>AVG_BILL_TO_LIMIT: The AVG_BILL variable divided by that individual customer’s credit limit</w:t>
      </w:r>
    </w:p>
    <w:p w14:paraId="649BD780" w14:textId="77777777" w:rsidR="00EE69A9" w:rsidRDefault="005F4EB5">
      <w:pPr>
        <w:pStyle w:val="Compact"/>
        <w:numPr>
          <w:ilvl w:val="0"/>
          <w:numId w:val="1"/>
        </w:numPr>
      </w:pPr>
      <w:r>
        <w:t>PAY_TO_BILL: Average Payment made over the 6 months divided by the AVG_BILL</w:t>
      </w:r>
    </w:p>
    <w:p w14:paraId="49A72596" w14:textId="77777777" w:rsidR="00EE69A9" w:rsidRDefault="005F4EB5">
      <w:pPr>
        <w:pStyle w:val="Compact"/>
        <w:numPr>
          <w:ilvl w:val="0"/>
          <w:numId w:val="1"/>
        </w:numPr>
      </w:pPr>
      <w:r>
        <w:t xml:space="preserve">INC_COUNT: It may also be worthwhile to see for how many months the customer’s bill increased from one month to the next. This shows how often a customer is spending more than they payoff each month. If this occurs for five consecutive </w:t>
      </w:r>
      <w:r w:rsidR="00102525">
        <w:t>months,</w:t>
      </w:r>
      <w:r>
        <w:t xml:space="preserve"> it may indicate a worsening financial condition.</w:t>
      </w:r>
    </w:p>
    <w:p w14:paraId="2C59CE66" w14:textId="77777777" w:rsidR="00EE69A9" w:rsidRPr="004A088E" w:rsidRDefault="005F4EB5" w:rsidP="00102525">
      <w:pPr>
        <w:pStyle w:val="Heading3"/>
      </w:pPr>
      <w:bookmarkStart w:id="160" w:name="_Toc514945393"/>
      <w:r w:rsidRPr="004A088E">
        <w:t>Model Design</w:t>
      </w:r>
      <w:bookmarkEnd w:id="160"/>
    </w:p>
    <w:p w14:paraId="0C4FEFE8" w14:textId="77777777" w:rsidR="00EE69A9" w:rsidRDefault="005F4EB5" w:rsidP="004A088E">
      <w:pPr>
        <w:pStyle w:val="BodyText"/>
        <w:spacing w:before="0"/>
      </w:pPr>
      <w:r>
        <w:t xml:space="preserve">In this section, we compare the </w:t>
      </w:r>
      <w:r w:rsidR="00012007">
        <w:t>four</w:t>
      </w:r>
      <w:r>
        <w:t xml:space="preserve"> default prediction models – binary logistic regression, regularized logistic regression, decision tree, and Neural Networks.  Each model is fit against the same training dataset as described in the methodology.</w:t>
      </w:r>
    </w:p>
    <w:p w14:paraId="71B34A61" w14:textId="77777777" w:rsidR="00EE69A9" w:rsidRDefault="005F4EB5" w:rsidP="004A088E">
      <w:pPr>
        <w:pStyle w:val="Heading4"/>
      </w:pPr>
      <w:r>
        <w:t xml:space="preserve">Binary Logistic Regression </w:t>
      </w:r>
    </w:p>
    <w:p w14:paraId="063966CD" w14:textId="77777777" w:rsidR="00102525" w:rsidRDefault="005F4EB5" w:rsidP="00910E64">
      <w:pPr>
        <w:pStyle w:val="BodyText"/>
        <w:spacing w:before="0"/>
        <w:rPr>
          <w:b/>
          <w:bCs/>
          <w:i/>
          <w:iCs/>
          <w:sz w:val="20"/>
          <w:szCs w:val="20"/>
          <w:lang w:eastAsia="zh-CN" w:bidi="hi-IN"/>
        </w:rPr>
      </w:pPr>
      <w:r>
        <w:t>We use binary logistic regression from among the family generalized linear models as the baseline model for this research.  Stepwise variable selection using both the forward and backward options is used to obtain the optimal model based on the lowest AIC (Akaike Information Criterion)</w:t>
      </w:r>
    </w:p>
    <w:p w14:paraId="632967D0" w14:textId="77777777" w:rsidR="00EE69A9" w:rsidRDefault="005F4EB5">
      <w:pPr>
        <w:pStyle w:val="TableCaption"/>
      </w:pPr>
      <w:r>
        <w:rPr>
          <w:b/>
          <w:bCs/>
          <w:sz w:val="20"/>
          <w:szCs w:val="20"/>
        </w:rPr>
        <w:t xml:space="preserve">Fig. </w:t>
      </w:r>
      <w:r w:rsidR="001B4523">
        <w:rPr>
          <w:b/>
          <w:bCs/>
          <w:sz w:val="20"/>
          <w:szCs w:val="20"/>
        </w:rPr>
        <w:t>3</w:t>
      </w:r>
      <w:r>
        <w:rPr>
          <w:b/>
          <w:bCs/>
          <w:sz w:val="20"/>
          <w:szCs w:val="20"/>
        </w:rPr>
        <w:t xml:space="preserve"> </w:t>
      </w:r>
      <w:r>
        <w:rPr>
          <w:i w:val="0"/>
          <w:iCs w:val="0"/>
          <w:sz w:val="20"/>
          <w:szCs w:val="20"/>
        </w:rPr>
        <w:t>Variable importance among predictors</w:t>
      </w:r>
    </w:p>
    <w:p w14:paraId="4680903F" w14:textId="77777777" w:rsidR="00EE69A9" w:rsidRDefault="005F4EB5">
      <w:pPr>
        <w:pStyle w:val="BodyText"/>
      </w:pPr>
      <w:r>
        <w:rPr>
          <w:noProof/>
        </w:rPr>
        <w:drawing>
          <wp:inline distT="0" distB="0" distL="0" distR="0" wp14:anchorId="251BF526" wp14:editId="3C9873D8">
            <wp:extent cx="4936527" cy="271462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6"/>
                    <a:stretch>
                      <a:fillRect/>
                    </a:stretch>
                  </pic:blipFill>
                  <pic:spPr bwMode="auto">
                    <a:xfrm>
                      <a:off x="0" y="0"/>
                      <a:ext cx="4936813" cy="2714782"/>
                    </a:xfrm>
                    <a:prstGeom prst="rect">
                      <a:avLst/>
                    </a:prstGeom>
                  </pic:spPr>
                </pic:pic>
              </a:graphicData>
            </a:graphic>
          </wp:inline>
        </w:drawing>
      </w:r>
    </w:p>
    <w:p w14:paraId="4D2A9A20" w14:textId="77777777" w:rsidR="00EE69A9" w:rsidRDefault="005F4EB5" w:rsidP="00DD1314">
      <w:pPr>
        <w:pStyle w:val="Heading4"/>
        <w:keepNext/>
      </w:pPr>
      <w:bookmarkStart w:id="161" w:name="ridgeandlassoregularizationgeneraliz"/>
      <w:bookmarkEnd w:id="161"/>
      <w:r>
        <w:lastRenderedPageBreak/>
        <w:t xml:space="preserve">Ridge and Lasso Regularization </w:t>
      </w:r>
    </w:p>
    <w:p w14:paraId="7667A446" w14:textId="77777777" w:rsidR="00EE69A9" w:rsidRDefault="005F4EB5" w:rsidP="00DD1314">
      <w:pPr>
        <w:pStyle w:val="Body"/>
        <w:rPr>
          <w:b/>
        </w:rPr>
      </w:pPr>
      <w:r>
        <w:t>Regularization is applied using the same parameters established in the binary logistic regression model but attempts to minimize the impact of the coefficients. Both Ridge and Lasso approaches attempt to reduce overfitting by applying a penalty to the parameter estimates. This is a tunable parameter know</w:t>
      </w:r>
      <w:r w:rsidR="00831696">
        <w:t>n</w:t>
      </w:r>
      <w:r>
        <w:t xml:space="preserve"> as </w:t>
      </w:r>
      <w:r w:rsidRPr="00831696">
        <w:rPr>
          <w:b/>
        </w:rPr>
        <w:t>λ.</w:t>
      </w:r>
    </w:p>
    <w:p w14:paraId="01160BCB" w14:textId="77777777" w:rsidR="00EE69A9" w:rsidRDefault="005F4EB5" w:rsidP="00DD1314">
      <w:pPr>
        <w:pStyle w:val="Body"/>
      </w:pPr>
      <w:r>
        <w:t xml:space="preserve">Ridge regression applies standardization to the predictor variables and uses L2 Regularization by applying a penalty term where the parameter estimates are only allowed to increase if there is a proportional decrease in the sum of squared errors (Kuhn et al 2013).  Ridge regression has benefits when multicollinearity exists among the predictors and overall seeks to reduce model complexity.  </w:t>
      </w:r>
    </w:p>
    <w:p w14:paraId="45CF0FB0" w14:textId="77777777" w:rsidR="00EE69A9" w:rsidRDefault="005F4EB5" w:rsidP="00012007">
      <w:pPr>
        <w:pStyle w:val="Body"/>
      </w:pPr>
      <w:bookmarkStart w:id="162" w:name="lasso"/>
      <w:bookmarkEnd w:id="162"/>
      <w:r>
        <w:t>Lasso, or least absolute shrinkage and selection operator, is similar to Ridge and applies a similar penalty but uses L1 regularization. Lasso has the added benefit of feature selection which ridge does not.</w:t>
      </w:r>
    </w:p>
    <w:p w14:paraId="33999B78" w14:textId="77777777" w:rsidR="00EE69A9" w:rsidRDefault="005F4EB5">
      <w:pPr>
        <w:pStyle w:val="TableCaption"/>
      </w:pPr>
      <w:r>
        <w:rPr>
          <w:b/>
          <w:bCs/>
          <w:sz w:val="20"/>
          <w:szCs w:val="20"/>
        </w:rPr>
        <w:t xml:space="preserve">Fig. 4 </w:t>
      </w:r>
      <w:r>
        <w:rPr>
          <w:i w:val="0"/>
          <w:iCs w:val="0"/>
          <w:sz w:val="20"/>
          <w:szCs w:val="20"/>
        </w:rPr>
        <w:t xml:space="preserve">Ridge – Optimal lambda value                           </w:t>
      </w:r>
      <w:r w:rsidR="007E5770">
        <w:rPr>
          <w:i w:val="0"/>
          <w:iCs w:val="0"/>
          <w:sz w:val="20"/>
          <w:szCs w:val="20"/>
        </w:rPr>
        <w:t xml:space="preserve">        </w:t>
      </w:r>
      <w:r>
        <w:rPr>
          <w:b/>
          <w:bCs/>
          <w:sz w:val="20"/>
          <w:szCs w:val="20"/>
        </w:rPr>
        <w:t xml:space="preserve">Fig. 5 </w:t>
      </w:r>
      <w:r>
        <w:rPr>
          <w:i w:val="0"/>
          <w:iCs w:val="0"/>
          <w:sz w:val="20"/>
          <w:szCs w:val="20"/>
        </w:rPr>
        <w:t xml:space="preserve">Lasso– Optimal lambda value                                                                                     </w:t>
      </w:r>
    </w:p>
    <w:p w14:paraId="26EE294E" w14:textId="77777777" w:rsidR="00EE69A9" w:rsidRDefault="005F4EB5">
      <w:pPr>
        <w:pStyle w:val="BodyText"/>
      </w:pPr>
      <w:r>
        <w:rPr>
          <w:noProof/>
        </w:rPr>
        <w:drawing>
          <wp:inline distT="0" distB="0" distL="0" distR="0" wp14:anchorId="3FA0F26C" wp14:editId="1C80E19E">
            <wp:extent cx="4267200" cy="2468685"/>
            <wp:effectExtent l="0" t="0" r="0" b="8255"/>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7"/>
                    <a:stretch>
                      <a:fillRect/>
                    </a:stretch>
                  </pic:blipFill>
                  <pic:spPr bwMode="auto">
                    <a:xfrm>
                      <a:off x="0" y="0"/>
                      <a:ext cx="4297844" cy="2486413"/>
                    </a:xfrm>
                    <a:prstGeom prst="rect">
                      <a:avLst/>
                    </a:prstGeom>
                  </pic:spPr>
                </pic:pic>
              </a:graphicData>
            </a:graphic>
          </wp:inline>
        </w:drawing>
      </w:r>
    </w:p>
    <w:p w14:paraId="19B35F98" w14:textId="77777777" w:rsidR="00EE69A9" w:rsidRDefault="005F4EB5" w:rsidP="00D060CA">
      <w:pPr>
        <w:pStyle w:val="BodyText"/>
      </w:pPr>
      <w:r>
        <w:rPr>
          <w:b/>
          <w:bCs/>
          <w:sz w:val="20"/>
          <w:szCs w:val="20"/>
        </w:rPr>
        <w:t>Table 2</w:t>
      </w:r>
      <w:r>
        <w:rPr>
          <w:sz w:val="20"/>
          <w:szCs w:val="20"/>
        </w:rPr>
        <w:t xml:space="preserve"> Coefficient comparison between Ridge and Lasso models:</w:t>
      </w:r>
    </w:p>
    <w:p w14:paraId="1166FDEC" w14:textId="77777777" w:rsidR="00EE69A9" w:rsidRDefault="005F4EB5">
      <w:pPr>
        <w:pStyle w:val="BodyText"/>
      </w:pPr>
      <w:r>
        <w:rPr>
          <w:noProof/>
        </w:rPr>
        <w:drawing>
          <wp:inline distT="0" distB="0" distL="0" distR="0" wp14:anchorId="175C2FB6" wp14:editId="469F0D44">
            <wp:extent cx="2166151" cy="2743200"/>
            <wp:effectExtent l="0" t="0" r="5715"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8"/>
                    <a:stretch>
                      <a:fillRect/>
                    </a:stretch>
                  </pic:blipFill>
                  <pic:spPr bwMode="auto">
                    <a:xfrm>
                      <a:off x="0" y="0"/>
                      <a:ext cx="2170007" cy="2748084"/>
                    </a:xfrm>
                    <a:prstGeom prst="rect">
                      <a:avLst/>
                    </a:prstGeom>
                  </pic:spPr>
                </pic:pic>
              </a:graphicData>
            </a:graphic>
          </wp:inline>
        </w:drawing>
      </w:r>
    </w:p>
    <w:p w14:paraId="372806F3" w14:textId="77777777" w:rsidR="00EE69A9" w:rsidRDefault="005F4EB5">
      <w:pPr>
        <w:pStyle w:val="FirstParagraph"/>
      </w:pPr>
      <w:r>
        <w:lastRenderedPageBreak/>
        <w:t>We see that the feature selection of Lasso removed PAY_6, PAY_AMT3, EDU_ADV_DEGREE, AVG_BILL_TO_LIMIT, and PAY_TO_BILL (highlighted in red above) as predictors in the model.</w:t>
      </w:r>
    </w:p>
    <w:p w14:paraId="159F654E" w14:textId="77777777" w:rsidR="00EE69A9" w:rsidRDefault="005F4EB5" w:rsidP="00102525">
      <w:pPr>
        <w:pStyle w:val="Heading4"/>
      </w:pPr>
      <w:r>
        <w:t>Decision Tree</w:t>
      </w:r>
    </w:p>
    <w:p w14:paraId="1EFE30B0" w14:textId="77777777" w:rsidR="00EE69A9" w:rsidRDefault="005F4EB5" w:rsidP="00831696">
      <w:pPr>
        <w:pStyle w:val="FirstParagraph"/>
        <w:spacing w:before="0" w:after="0"/>
      </w:pPr>
      <w:r>
        <w:t>A basic decision tree was used on this data set to predict default, and it partitions the data into smaller groups that are more homogeneous with respect to the response. It is a type of supervised learning algorithm that is mostly used in classification problems, however it works for categorical and continuous variables.</w:t>
      </w:r>
    </w:p>
    <w:p w14:paraId="189E9121" w14:textId="77777777" w:rsidR="00EE69A9" w:rsidRDefault="005F4EB5">
      <w:pPr>
        <w:pStyle w:val="BodyText"/>
      </w:pPr>
      <w:r>
        <w:t>The figure below shows a representation to the cross validated error summary. The cp values are plotted against the geometric mean until a minimum value is reached. It is a method to help determine if a tree should be pruned, and in our case</w:t>
      </w:r>
      <w:r w:rsidR="001B4523">
        <w:t>,</w:t>
      </w:r>
      <w:r>
        <w:t xml:space="preserve"> pruning is not necessary since the model chose the </w:t>
      </w:r>
      <w:r w:rsidR="00012007">
        <w:t>minimal</w:t>
      </w:r>
      <w:r>
        <w:t xml:space="preserve"> amount of leaf nodes necessary to </w:t>
      </w:r>
      <w:r w:rsidR="001B4523">
        <w:t>construct</w:t>
      </w:r>
      <w:r>
        <w:t xml:space="preserve"> a decision tree. Had there been more leaf nodes we would choose the lowest  point on the graph and prune all nodes to the right of it.</w:t>
      </w:r>
    </w:p>
    <w:p w14:paraId="16325384" w14:textId="77777777" w:rsidR="001B4523" w:rsidRPr="001B4523" w:rsidRDefault="001B4523">
      <w:pPr>
        <w:pStyle w:val="BodyText"/>
        <w:rPr>
          <w:i/>
          <w:sz w:val="20"/>
          <w:szCs w:val="20"/>
        </w:rPr>
      </w:pPr>
      <w:r w:rsidRPr="001B4523">
        <w:rPr>
          <w:b/>
          <w:i/>
          <w:sz w:val="20"/>
          <w:szCs w:val="20"/>
        </w:rPr>
        <w:t>Fig. 6</w:t>
      </w:r>
      <w:r w:rsidRPr="001B4523">
        <w:rPr>
          <w:i/>
          <w:sz w:val="20"/>
          <w:szCs w:val="20"/>
        </w:rPr>
        <w:t xml:space="preserve"> Cross Validated Error Summary plot</w:t>
      </w:r>
    </w:p>
    <w:p w14:paraId="23BAAF18" w14:textId="77777777" w:rsidR="00EE69A9" w:rsidRDefault="005F4EB5">
      <w:pPr>
        <w:pStyle w:val="FirstParagraph"/>
      </w:pPr>
      <w:r>
        <w:rPr>
          <w:noProof/>
          <w:lang w:eastAsia="en-US" w:bidi="ar-SA"/>
        </w:rPr>
        <w:drawing>
          <wp:inline distT="0" distB="0" distL="0" distR="0" wp14:anchorId="5ECCD3BA" wp14:editId="72E3613B">
            <wp:extent cx="4152900" cy="2551766"/>
            <wp:effectExtent l="0" t="0" r="0" b="1270"/>
            <wp:docPr id="6" name="Image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Picture"/>
                    <pic:cNvPicPr>
                      <a:picLocks noChangeAspect="1" noChangeArrowheads="1"/>
                    </pic:cNvPicPr>
                  </pic:nvPicPr>
                  <pic:blipFill>
                    <a:blip r:embed="rId19"/>
                    <a:stretch>
                      <a:fillRect/>
                    </a:stretch>
                  </pic:blipFill>
                  <pic:spPr bwMode="auto">
                    <a:xfrm>
                      <a:off x="0" y="0"/>
                      <a:ext cx="4166265" cy="2559978"/>
                    </a:xfrm>
                    <a:prstGeom prst="rect">
                      <a:avLst/>
                    </a:prstGeom>
                  </pic:spPr>
                </pic:pic>
              </a:graphicData>
            </a:graphic>
          </wp:inline>
        </w:drawing>
      </w:r>
    </w:p>
    <w:p w14:paraId="4BDBF1C7" w14:textId="77777777" w:rsidR="00EE69A9" w:rsidRDefault="005F4EB5">
      <w:pPr>
        <w:pStyle w:val="FirstParagraph"/>
      </w:pPr>
      <w:r>
        <w:t xml:space="preserve">The summary shows the root node splits the 20998 observations into groups of 18789 and 2209 (nodes 2 and 3) with mean values of 0.167 and 0.698, respectively. Variables </w:t>
      </w:r>
      <w:r>
        <w:rPr>
          <w:rStyle w:val="VerbatimChar"/>
        </w:rPr>
        <w:t>PAY_0</w:t>
      </w:r>
      <w:r>
        <w:t xml:space="preserve"> is weighted by far highest in importance, with PAY_5 and PAY_4 a distant second. </w:t>
      </w:r>
    </w:p>
    <w:p w14:paraId="4FD732C3" w14:textId="77777777" w:rsidR="005000B9" w:rsidRPr="00910E64" w:rsidRDefault="005000B9">
      <w:pPr>
        <w:pStyle w:val="BodyText"/>
        <w:rPr>
          <w:i/>
          <w:sz w:val="20"/>
          <w:szCs w:val="20"/>
        </w:rPr>
      </w:pPr>
      <w:r w:rsidRPr="005000B9">
        <w:rPr>
          <w:b/>
          <w:i/>
          <w:noProof/>
          <w:sz w:val="20"/>
          <w:szCs w:val="20"/>
        </w:rPr>
        <w:drawing>
          <wp:anchor distT="0" distB="0" distL="0" distR="0" simplePos="0" relativeHeight="251658240" behindDoc="0" locked="0" layoutInCell="1" allowOverlap="1" wp14:anchorId="18160C66" wp14:editId="32B88328">
            <wp:simplePos x="0" y="0"/>
            <wp:positionH relativeFrom="column">
              <wp:posOffset>457200</wp:posOffset>
            </wp:positionH>
            <wp:positionV relativeFrom="paragraph">
              <wp:posOffset>267335</wp:posOffset>
            </wp:positionV>
            <wp:extent cx="4090670" cy="2276475"/>
            <wp:effectExtent l="0" t="0" r="5080" b="9525"/>
            <wp:wrapTopAndBottom/>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20"/>
                    <a:stretch>
                      <a:fillRect/>
                    </a:stretch>
                  </pic:blipFill>
                  <pic:spPr bwMode="auto">
                    <a:xfrm>
                      <a:off x="0" y="0"/>
                      <a:ext cx="4090670" cy="2276475"/>
                    </a:xfrm>
                    <a:prstGeom prst="rect">
                      <a:avLst/>
                    </a:prstGeom>
                  </pic:spPr>
                </pic:pic>
              </a:graphicData>
            </a:graphic>
            <wp14:sizeRelH relativeFrom="margin">
              <wp14:pctWidth>0</wp14:pctWidth>
            </wp14:sizeRelH>
            <wp14:sizeRelV relativeFrom="margin">
              <wp14:pctHeight>0</wp14:pctHeight>
            </wp14:sizeRelV>
          </wp:anchor>
        </w:drawing>
      </w:r>
      <w:r w:rsidRPr="005000B9">
        <w:rPr>
          <w:b/>
          <w:i/>
          <w:sz w:val="20"/>
          <w:szCs w:val="20"/>
        </w:rPr>
        <w:t>Fig. 7</w:t>
      </w:r>
      <w:r w:rsidRPr="005000B9">
        <w:rPr>
          <w:i/>
          <w:sz w:val="20"/>
          <w:szCs w:val="20"/>
        </w:rPr>
        <w:t xml:space="preserve"> Decision Tree Graph</w:t>
      </w:r>
    </w:p>
    <w:p w14:paraId="0DC34A05" w14:textId="77777777" w:rsidR="00EE69A9" w:rsidRDefault="005F4EB5">
      <w:pPr>
        <w:pStyle w:val="BodyText"/>
      </w:pPr>
      <w:r>
        <w:lastRenderedPageBreak/>
        <w:t xml:space="preserve">Lastly in the plotting section is a visual of the regression tree. The model tells us that if </w:t>
      </w:r>
      <w:r>
        <w:rPr>
          <w:i/>
          <w:iCs/>
        </w:rPr>
        <w:t>PAY_0 &gt;=1.5</w:t>
      </w:r>
      <w:r>
        <w:t>, there is a 69.8% chance the customer will default. Approx</w:t>
      </w:r>
      <w:r w:rsidR="005000B9">
        <w:t>imately</w:t>
      </w:r>
      <w:r>
        <w:t xml:space="preserve"> 10.5% of the data set falls under this threshold. On the other </w:t>
      </w:r>
      <w:r w:rsidR="005000B9">
        <w:t>hand,</w:t>
      </w:r>
      <w:r>
        <w:t xml:space="preserve"> if </w:t>
      </w:r>
      <w:r>
        <w:rPr>
          <w:i/>
          <w:iCs/>
        </w:rPr>
        <w:t>PAY_0 &lt; 1.5</w:t>
      </w:r>
      <w:r>
        <w:t>, there is a 16.7% likelihood the customer will default, which 89.5% of the data set falls under.</w:t>
      </w:r>
    </w:p>
    <w:p w14:paraId="17FB59DE" w14:textId="77777777" w:rsidR="00EE69A9" w:rsidRDefault="005F4EB5" w:rsidP="00102525">
      <w:pPr>
        <w:pStyle w:val="Heading4"/>
      </w:pPr>
      <w:bookmarkStart w:id="163" w:name="predict"/>
      <w:bookmarkStart w:id="164" w:name="neuralnetwork"/>
      <w:bookmarkEnd w:id="163"/>
      <w:bookmarkEnd w:id="164"/>
      <w:r>
        <w:t>Neural Network</w:t>
      </w:r>
    </w:p>
    <w:p w14:paraId="20B34808" w14:textId="77777777" w:rsidR="00EE69A9" w:rsidRDefault="005F4EB5">
      <w:pPr>
        <w:pStyle w:val="FirstParagraph"/>
      </w:pPr>
      <w:r>
        <w:t>Neural network was chosen to predict default because of its ability to adjust weights and connections of the inputs and outputs of the model. The twenty-three predictors used to predict default were the original inputs to the model and were weighted to determine the values of each or the predictors. There are 2 hidden units in the third layer and 4 hidden units in the second layer. The network was tested in the testing set.</w:t>
      </w:r>
    </w:p>
    <w:p w14:paraId="18DF1F18" w14:textId="77777777" w:rsidR="0090603D" w:rsidDel="00A25B53" w:rsidRDefault="005F4EB5">
      <w:pPr>
        <w:pStyle w:val="FirstParagraph"/>
        <w:rPr>
          <w:del w:id="165" w:author="Keith Folsom" w:date="2018-05-24T17:15:00Z"/>
        </w:rPr>
      </w:pPr>
      <w:bookmarkStart w:id="166" w:name="datapreprocessing"/>
      <w:bookmarkEnd w:id="166"/>
      <w:r>
        <w:t>As neural networks use activation functions between -1 and +1 - the variables were scaled down. This is done to prevent the neural network from spend training iterations doing the scaling. Min-max normalization was used to transform the data into a common range.</w:t>
      </w:r>
      <w:r w:rsidR="00BB1410">
        <w:t xml:space="preserve"> </w:t>
      </w:r>
      <w:r>
        <w:t xml:space="preserve">This removes the scaling effect from all the variables. </w:t>
      </w:r>
    </w:p>
    <w:p w14:paraId="42B89A6F" w14:textId="77777777" w:rsidR="00EE69A9" w:rsidDel="00A25B53" w:rsidRDefault="005F4EB5">
      <w:pPr>
        <w:pStyle w:val="FirstParagraph"/>
        <w:rPr>
          <w:del w:id="167" w:author="Keith Folsom" w:date="2018-05-24T17:15:00Z"/>
        </w:rPr>
      </w:pPr>
      <w:commentRangeStart w:id="168"/>
      <w:del w:id="169" w:author="Keith Folsom" w:date="2018-05-24T17:15:00Z">
        <w:r w:rsidDel="00A25B53">
          <w:delText>The neural network was calculated</w:delText>
        </w:r>
        <w:r w:rsidR="0090603D" w:rsidDel="00A25B53">
          <w:delText xml:space="preserve">. </w:delText>
        </w:r>
        <w:r w:rsidDel="00A25B53">
          <w:delText>There are 2 hidden units in the third layer and 4 hidden units in the second layer.</w:delText>
        </w:r>
        <w:commentRangeEnd w:id="168"/>
        <w:r w:rsidR="00DA6E66" w:rsidDel="00A25B53">
          <w:rPr>
            <w:rStyle w:val="CommentReference"/>
            <w:rFonts w:ascii="Times New Roman" w:eastAsia="Arial Unicode MS" w:hAnsi="Times New Roman" w:cs="Times New Roman"/>
            <w:color w:val="00000A"/>
            <w:lang w:eastAsia="en-US" w:bidi="ar-SA"/>
          </w:rPr>
          <w:commentReference w:id="168"/>
        </w:r>
      </w:del>
    </w:p>
    <w:p w14:paraId="3F096F70" w14:textId="77777777" w:rsidR="00EE69A9" w:rsidRDefault="005F4EB5">
      <w:pPr>
        <w:pStyle w:val="FirstParagraph"/>
      </w:pPr>
      <w:bookmarkStart w:id="170" w:name="plotneuralnetwork"/>
      <w:bookmarkEnd w:id="170"/>
      <w:r>
        <w:t>The neural network plot represents the weights of each connection. The visualization show</w:t>
      </w:r>
      <w:r w:rsidR="00C912F2">
        <w:t>s</w:t>
      </w:r>
      <w:r>
        <w:t xml:space="preserve"> the 3 hidden layers. The black lines of the model represent the connections with weights.</w:t>
      </w:r>
      <w:r w:rsidR="00B40D83">
        <w:t xml:space="preserve"> </w:t>
      </w:r>
      <w:r>
        <w:t xml:space="preserve">The weights are calculated using the </w:t>
      </w:r>
      <w:r w:rsidR="00C912F2">
        <w:t>back-propagation</w:t>
      </w:r>
      <w:r>
        <w:t xml:space="preserve"> algorithm.  The blue line displays the bias terms. The training process required 2355,00000 steps until all absolute partial derivatives of the error function were smaller than 0.01, which is the default threshold. The estimated weights ranged between -120.19 and 23.24 </w:t>
      </w:r>
      <w:bookmarkStart w:id="171" w:name="nueralnetworkmatrix"/>
      <w:bookmarkEnd w:id="171"/>
      <w:r>
        <w:t>Neural Network Matrix</w:t>
      </w:r>
    </w:p>
    <w:p w14:paraId="6804F0BB" w14:textId="77777777" w:rsidR="00102525" w:rsidRPr="00102525" w:rsidRDefault="00102525">
      <w:pPr>
        <w:pStyle w:val="FirstParagraph"/>
        <w:rPr>
          <w:i/>
          <w:sz w:val="20"/>
          <w:szCs w:val="20"/>
        </w:rPr>
      </w:pPr>
      <w:r w:rsidRPr="00102525">
        <w:rPr>
          <w:b/>
          <w:i/>
          <w:sz w:val="20"/>
          <w:szCs w:val="20"/>
        </w:rPr>
        <w:t>Fig. 8</w:t>
      </w:r>
      <w:r w:rsidRPr="00102525">
        <w:rPr>
          <w:i/>
          <w:sz w:val="20"/>
          <w:szCs w:val="20"/>
        </w:rPr>
        <w:t xml:space="preserve"> Neurol Network Plot</w:t>
      </w:r>
    </w:p>
    <w:p w14:paraId="209415FE" w14:textId="77777777" w:rsidR="007E5770" w:rsidRDefault="00D060CA" w:rsidP="00D060CA">
      <w:pPr>
        <w:pStyle w:val="FirstParagraph"/>
      </w:pPr>
      <w:bookmarkStart w:id="172" w:name="allmetrics"/>
      <w:bookmarkEnd w:id="172"/>
      <w:r>
        <w:rPr>
          <w:noProof/>
          <w:lang w:eastAsia="en-US" w:bidi="ar-SA"/>
        </w:rPr>
        <w:drawing>
          <wp:inline distT="0" distB="0" distL="0" distR="0" wp14:anchorId="3EC577C1" wp14:editId="388FEE5F">
            <wp:extent cx="4222115" cy="2514600"/>
            <wp:effectExtent l="0" t="0" r="6985"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222115" cy="2514600"/>
                    </a:xfrm>
                    <a:prstGeom prst="rect">
                      <a:avLst/>
                    </a:prstGeom>
                  </pic:spPr>
                </pic:pic>
              </a:graphicData>
            </a:graphic>
          </wp:inline>
        </w:drawing>
      </w:r>
    </w:p>
    <w:p w14:paraId="6C1C85DD" w14:textId="77777777" w:rsidR="00EE69A9" w:rsidRDefault="005F4EB5" w:rsidP="00102525">
      <w:pPr>
        <w:pStyle w:val="Heading4"/>
      </w:pPr>
      <w:r>
        <w:t>Model</w:t>
      </w:r>
      <w:r w:rsidR="00BB1410">
        <w:t>s</w:t>
      </w:r>
      <w:r>
        <w:t xml:space="preserve"> </w:t>
      </w:r>
      <w:r w:rsidR="00BB1410">
        <w:t>Comparison</w:t>
      </w:r>
    </w:p>
    <w:p w14:paraId="1D487243" w14:textId="77777777" w:rsidR="00EE69A9" w:rsidRDefault="005F4EB5">
      <w:pPr>
        <w:pStyle w:val="BodyText"/>
        <w:widowControl w:val="0"/>
      </w:pPr>
      <w:r>
        <w:t>The five models were each tested against a test or hold-out set of data containing 9,000 observations from the credit card default dataset.    The following performance metri</w:t>
      </w:r>
      <w:r w:rsidR="00422AB8">
        <w:t xml:space="preserve">cs are captured for evaluation: </w:t>
      </w:r>
      <w:r>
        <w:t xml:space="preserve"> (1) Accuracy, (2) F1-Score, (3) Kappa, (4) Sensitivity, (5)Specificity, (6) Balanced Accuracy = (Sensitivity + Specificity)/2, (6) False-Positive Rate = (1 – Specificity), and (7) Youden’s J Index.</w:t>
      </w:r>
    </w:p>
    <w:p w14:paraId="7F543B4B" w14:textId="77777777" w:rsidR="00EE69A9" w:rsidRDefault="005F4EB5">
      <w:pPr>
        <w:pStyle w:val="BodyText"/>
      </w:pPr>
      <w:r>
        <w:t>The confusion matrices for the five models against the test dataset with prediction results are shown below.</w:t>
      </w:r>
    </w:p>
    <w:p w14:paraId="6046B18D" w14:textId="77777777" w:rsidR="00A812A8" w:rsidRDefault="00A812A8">
      <w:pPr>
        <w:pStyle w:val="BodyText"/>
        <w:rPr>
          <w:b/>
          <w:bCs/>
          <w:sz w:val="20"/>
          <w:szCs w:val="20"/>
        </w:rPr>
      </w:pPr>
    </w:p>
    <w:p w14:paraId="13165FF8" w14:textId="77777777" w:rsidR="00A812A8" w:rsidRDefault="00A812A8">
      <w:pPr>
        <w:pStyle w:val="BodyText"/>
        <w:rPr>
          <w:b/>
          <w:bCs/>
          <w:sz w:val="20"/>
          <w:szCs w:val="20"/>
        </w:rPr>
      </w:pPr>
    </w:p>
    <w:p w14:paraId="5C6C563A" w14:textId="77777777" w:rsidR="00A812A8" w:rsidRDefault="00A812A8">
      <w:pPr>
        <w:pStyle w:val="BodyText"/>
        <w:rPr>
          <w:b/>
          <w:bCs/>
          <w:sz w:val="20"/>
          <w:szCs w:val="20"/>
        </w:rPr>
      </w:pPr>
    </w:p>
    <w:p w14:paraId="5D73ACF9" w14:textId="77777777" w:rsidR="00EE69A9" w:rsidRDefault="005F4EB5">
      <w:pPr>
        <w:pStyle w:val="BodyText"/>
      </w:pPr>
      <w:r>
        <w:rPr>
          <w:b/>
          <w:bCs/>
          <w:sz w:val="20"/>
          <w:szCs w:val="20"/>
        </w:rPr>
        <w:t xml:space="preserve">Fig. </w:t>
      </w:r>
      <w:r w:rsidR="00102525">
        <w:rPr>
          <w:b/>
          <w:bCs/>
          <w:sz w:val="20"/>
          <w:szCs w:val="20"/>
        </w:rPr>
        <w:t>9</w:t>
      </w:r>
      <w:r>
        <w:rPr>
          <w:sz w:val="20"/>
          <w:szCs w:val="20"/>
        </w:rPr>
        <w:t xml:space="preserve"> Confusion Matrices for the five models using the test dataset</w:t>
      </w:r>
    </w:p>
    <w:p w14:paraId="39BFA8B2" w14:textId="77777777" w:rsidR="00EE69A9" w:rsidRDefault="005F4EB5">
      <w:pPr>
        <w:pStyle w:val="BodyText"/>
      </w:pPr>
      <w:r>
        <w:rPr>
          <w:noProof/>
        </w:rPr>
        <w:drawing>
          <wp:inline distT="0" distB="0" distL="0" distR="0" wp14:anchorId="04B88264" wp14:editId="356EDB92">
            <wp:extent cx="3996233" cy="1713726"/>
            <wp:effectExtent l="0" t="0" r="4445" b="127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2"/>
                    <a:stretch>
                      <a:fillRect/>
                    </a:stretch>
                  </pic:blipFill>
                  <pic:spPr bwMode="auto">
                    <a:xfrm>
                      <a:off x="0" y="0"/>
                      <a:ext cx="4035425" cy="1730533"/>
                    </a:xfrm>
                    <a:prstGeom prst="rect">
                      <a:avLst/>
                    </a:prstGeom>
                  </pic:spPr>
                </pic:pic>
              </a:graphicData>
            </a:graphic>
          </wp:inline>
        </w:drawing>
      </w:r>
    </w:p>
    <w:p w14:paraId="08B77F26" w14:textId="77777777" w:rsidR="00EE69A9" w:rsidRDefault="005F4EB5">
      <w:pPr>
        <w:pStyle w:val="BodyText"/>
      </w:pPr>
      <w:r>
        <w:rPr>
          <w:noProof/>
        </w:rPr>
        <w:drawing>
          <wp:inline distT="0" distB="0" distL="0" distR="0" wp14:anchorId="78EA2E14" wp14:editId="4AF69E64">
            <wp:extent cx="3769554" cy="1543050"/>
            <wp:effectExtent l="0" t="0" r="254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3"/>
                    <a:stretch>
                      <a:fillRect/>
                    </a:stretch>
                  </pic:blipFill>
                  <pic:spPr bwMode="auto">
                    <a:xfrm>
                      <a:off x="0" y="0"/>
                      <a:ext cx="3794899" cy="1553425"/>
                    </a:xfrm>
                    <a:prstGeom prst="rect">
                      <a:avLst/>
                    </a:prstGeom>
                  </pic:spPr>
                </pic:pic>
              </a:graphicData>
            </a:graphic>
          </wp:inline>
        </w:drawing>
      </w:r>
      <w:r w:rsidR="00830BEE">
        <w:rPr>
          <w:noProof/>
        </w:rPr>
        <w:drawing>
          <wp:inline distT="0" distB="0" distL="0" distR="0" wp14:anchorId="7227362C" wp14:editId="655619A3">
            <wp:extent cx="1733550" cy="1510666"/>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4"/>
                    <a:stretch>
                      <a:fillRect/>
                    </a:stretch>
                  </pic:blipFill>
                  <pic:spPr bwMode="auto">
                    <a:xfrm>
                      <a:off x="0" y="0"/>
                      <a:ext cx="1746959" cy="1522351"/>
                    </a:xfrm>
                    <a:prstGeom prst="rect">
                      <a:avLst/>
                    </a:prstGeom>
                  </pic:spPr>
                </pic:pic>
              </a:graphicData>
            </a:graphic>
          </wp:inline>
        </w:drawing>
      </w:r>
    </w:p>
    <w:p w14:paraId="0295770D" w14:textId="77777777" w:rsidR="00EE69A9" w:rsidRDefault="00EE69A9">
      <w:pPr>
        <w:pStyle w:val="BodyText"/>
      </w:pPr>
      <w:bookmarkStart w:id="173" w:name="references"/>
      <w:bookmarkEnd w:id="173"/>
    </w:p>
    <w:p w14:paraId="3B04E193" w14:textId="77777777" w:rsidR="00EE69A9" w:rsidRDefault="00C0245E">
      <w:pPr>
        <w:pStyle w:val="BodyText"/>
      </w:pPr>
      <w:r>
        <w:t>Table 3</w:t>
      </w:r>
      <w:r w:rsidR="005F4EB5">
        <w:t xml:space="preserve"> shows the consolidated performance metrics of the five models.  Initial review shows that the parametric regression models – baseline logistic regression, Ridge, and Lasso – all have accuracy rates less than those of the decision trees and Neural Net models.  </w:t>
      </w:r>
    </w:p>
    <w:p w14:paraId="454E928E" w14:textId="77777777" w:rsidR="00EE69A9" w:rsidRDefault="005F4EB5">
      <w:pPr>
        <w:pStyle w:val="BodyText"/>
      </w:pPr>
      <w:r>
        <w:t>The performance of the three parametric models is fairly equivalent, looking across accuracy, F1-score, and sensitivity and specificity.  Sensitivity, which indicates the model’s ability to predict default, ranges from 71.5% to 74% which fairly good.    Specificity for these models ranges from 81% to 82% which is better than the no-information rate of 78% if one predicted a non-default value for each observation in the test set.</w:t>
      </w:r>
    </w:p>
    <w:p w14:paraId="72592D5F" w14:textId="77777777" w:rsidR="00EE69A9" w:rsidRDefault="005F4EB5">
      <w:pPr>
        <w:pStyle w:val="BodyText"/>
      </w:pPr>
      <w:r>
        <w:t>It is interesting to note that the Lasso model has the highest balanced accuracy among all models at 78%.</w:t>
      </w:r>
    </w:p>
    <w:p w14:paraId="622E82E8" w14:textId="77777777" w:rsidR="00EE69A9" w:rsidRDefault="005F4EB5">
      <w:pPr>
        <w:pStyle w:val="BodyText"/>
      </w:pPr>
      <w:r>
        <w:t>The non-parametric decision tree and neural net models outperform the parametric models in accuracy, F1-score, and Kappa.  Their balanced accuracy is roughly on par with those of the logistic regression and ridge models.  The non-parametric models do differ in sensitivity and specificity.  These models seem slightly less sensitive to predicting defaults while showing a higher specificity for non-default predictions.</w:t>
      </w:r>
    </w:p>
    <w:p w14:paraId="2D60DF9D" w14:textId="77777777" w:rsidR="00EE69A9" w:rsidRDefault="00102525" w:rsidP="001A51CB">
      <w:pPr>
        <w:pStyle w:val="BodyText"/>
        <w:keepNext/>
      </w:pPr>
      <w:r>
        <w:rPr>
          <w:b/>
          <w:bCs/>
          <w:sz w:val="20"/>
          <w:szCs w:val="20"/>
        </w:rPr>
        <w:lastRenderedPageBreak/>
        <w:t>Table</w:t>
      </w:r>
      <w:r w:rsidR="005F4EB5">
        <w:rPr>
          <w:b/>
          <w:bCs/>
          <w:sz w:val="20"/>
          <w:szCs w:val="20"/>
        </w:rPr>
        <w:t>. 3</w:t>
      </w:r>
      <w:r w:rsidR="005F4EB5">
        <w:rPr>
          <w:sz w:val="20"/>
          <w:szCs w:val="20"/>
        </w:rPr>
        <w:t xml:space="preserve"> Model Performance Metrics </w:t>
      </w:r>
    </w:p>
    <w:p w14:paraId="786F61FF" w14:textId="77777777" w:rsidR="00EE69A9" w:rsidRDefault="005F4EB5">
      <w:pPr>
        <w:pStyle w:val="BodyText"/>
      </w:pPr>
      <w:r>
        <w:rPr>
          <w:noProof/>
        </w:rPr>
        <w:drawing>
          <wp:inline distT="0" distB="0" distL="0" distR="0" wp14:anchorId="33227289" wp14:editId="1934027A">
            <wp:extent cx="5667375" cy="1038225"/>
            <wp:effectExtent l="0" t="0" r="9525" b="9525"/>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5"/>
                    <a:stretch>
                      <a:fillRect/>
                    </a:stretch>
                  </pic:blipFill>
                  <pic:spPr bwMode="auto">
                    <a:xfrm>
                      <a:off x="0" y="0"/>
                      <a:ext cx="5667375" cy="1038225"/>
                    </a:xfrm>
                    <a:prstGeom prst="rect">
                      <a:avLst/>
                    </a:prstGeom>
                  </pic:spPr>
                </pic:pic>
              </a:graphicData>
            </a:graphic>
          </wp:inline>
        </w:drawing>
      </w:r>
    </w:p>
    <w:p w14:paraId="640F7D47" w14:textId="77777777" w:rsidR="00EE69A9" w:rsidRDefault="005F4EB5">
      <w:pPr>
        <w:pStyle w:val="BodyText"/>
      </w:pPr>
      <w:r>
        <w:t xml:space="preserve">Another consideration which should be factored into the final model selection is the false-positive rate.  A bank looking to implement a default prediction model would likely seek to minimize the number of false alarms generated by the algorithm.  The Neural Net model has the lowest false-positive rate as well as the lowest Youden’s Index.  </w:t>
      </w:r>
    </w:p>
    <w:p w14:paraId="4146008F" w14:textId="756CEAA1" w:rsidR="00C0245E" w:rsidRDefault="00102525">
      <w:pPr>
        <w:pStyle w:val="BodyText"/>
        <w:rPr>
          <w:sz w:val="20"/>
          <w:szCs w:val="20"/>
        </w:rPr>
      </w:pPr>
      <w:r>
        <w:rPr>
          <w:b/>
          <w:bCs/>
          <w:sz w:val="20"/>
          <w:szCs w:val="20"/>
        </w:rPr>
        <w:t>Table</w:t>
      </w:r>
      <w:r w:rsidR="005F4EB5">
        <w:rPr>
          <w:b/>
          <w:bCs/>
          <w:sz w:val="20"/>
          <w:szCs w:val="20"/>
        </w:rPr>
        <w:t xml:space="preserve"> 4 </w:t>
      </w:r>
      <w:r w:rsidR="00922CF2">
        <w:rPr>
          <w:sz w:val="20"/>
          <w:szCs w:val="20"/>
        </w:rPr>
        <w:t xml:space="preserve">Model Performance </w:t>
      </w:r>
      <w:r w:rsidR="005F4EB5">
        <w:rPr>
          <w:sz w:val="20"/>
          <w:szCs w:val="20"/>
        </w:rPr>
        <w:t>Metrics Continued</w:t>
      </w:r>
    </w:p>
    <w:p w14:paraId="359039C7" w14:textId="77777777" w:rsidR="00EE69A9" w:rsidRDefault="005F4EB5">
      <w:pPr>
        <w:pStyle w:val="BodyText"/>
      </w:pPr>
      <w:r>
        <w:rPr>
          <w:noProof/>
          <w:sz w:val="20"/>
          <w:szCs w:val="20"/>
        </w:rPr>
        <w:drawing>
          <wp:inline distT="0" distB="0" distL="0" distR="0" wp14:anchorId="08BB4112" wp14:editId="078A1A07">
            <wp:extent cx="5334000" cy="133350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6"/>
                    <a:stretch>
                      <a:fillRect/>
                    </a:stretch>
                  </pic:blipFill>
                  <pic:spPr bwMode="auto">
                    <a:xfrm>
                      <a:off x="0" y="0"/>
                      <a:ext cx="5334000" cy="1333500"/>
                    </a:xfrm>
                    <a:prstGeom prst="rect">
                      <a:avLst/>
                    </a:prstGeom>
                  </pic:spPr>
                </pic:pic>
              </a:graphicData>
            </a:graphic>
          </wp:inline>
        </w:drawing>
      </w:r>
    </w:p>
    <w:p w14:paraId="38288B36" w14:textId="4C087953" w:rsidR="00EC03C5" w:rsidRDefault="005F4EB5" w:rsidP="00922CF2">
      <w:pPr>
        <w:pStyle w:val="BodyText"/>
        <w:rPr>
          <w:rFonts w:ascii="Calibri" w:eastAsia="Calibri" w:hAnsi="Calibri" w:cs="Calibri"/>
          <w:b/>
          <w:bCs/>
          <w:color w:val="4F81BD"/>
          <w:sz w:val="32"/>
          <w:szCs w:val="32"/>
        </w:rPr>
      </w:pPr>
      <w:r>
        <w:t>The decision tree and Neural Net models are very comparable in performance across all metrics.  Therefore, the lower false alarm rate of the Neural Net model makes this the selected model.</w:t>
      </w:r>
      <w:bookmarkStart w:id="174" w:name="_Toc514945394"/>
    </w:p>
    <w:p w14:paraId="5D63B2EC" w14:textId="6169EFFC" w:rsidR="00EE69A9" w:rsidRPr="009D1733" w:rsidRDefault="005F4EB5" w:rsidP="00102525">
      <w:pPr>
        <w:pStyle w:val="Heading2"/>
      </w:pPr>
      <w:r w:rsidRPr="009D1733">
        <w:t>Conclusion</w:t>
      </w:r>
      <w:bookmarkEnd w:id="174"/>
      <w:r w:rsidRPr="009D1733">
        <w:t xml:space="preserve"> </w:t>
      </w:r>
    </w:p>
    <w:p w14:paraId="54D3DCC7" w14:textId="1BB32703" w:rsidR="00EE69A9" w:rsidRPr="00345BBB" w:rsidRDefault="00345BBB">
      <w:pPr>
        <w:pStyle w:val="BodyText"/>
      </w:pPr>
      <w:r w:rsidRPr="00345BBB">
        <w:t>We were able t</w:t>
      </w:r>
      <w:r>
        <w:t xml:space="preserve">o predict with some measure of accuracy </w:t>
      </w:r>
      <w:r w:rsidR="00344309">
        <w:t xml:space="preserve">the occurrence of </w:t>
      </w:r>
      <w:r w:rsidR="00EF05EF">
        <w:t>credit card default in our selected</w:t>
      </w:r>
      <w:r>
        <w:t xml:space="preserve"> da</w:t>
      </w:r>
      <w:r w:rsidR="00344309">
        <w:t>ta</w:t>
      </w:r>
      <w:r>
        <w:t>set. Aft</w:t>
      </w:r>
      <w:r w:rsidR="00344309">
        <w:t>er comparing parametric and non</w:t>
      </w:r>
      <w:r>
        <w:t xml:space="preserve">parametric models, we determined that the </w:t>
      </w:r>
      <w:r w:rsidR="00344309">
        <w:t xml:space="preserve">nonparametric </w:t>
      </w:r>
      <w:r w:rsidR="008742CA">
        <w:t>N</w:t>
      </w:r>
      <w:r>
        <w:t xml:space="preserve">eural </w:t>
      </w:r>
      <w:r w:rsidR="008742CA">
        <w:t>N</w:t>
      </w:r>
      <w:r>
        <w:t xml:space="preserve">etwork </w:t>
      </w:r>
      <w:r w:rsidR="00344309">
        <w:t xml:space="preserve">model </w:t>
      </w:r>
      <w:r>
        <w:t>outperformed the other models.</w:t>
      </w:r>
      <w:r w:rsidR="001B094E">
        <w:t xml:space="preserve">  The decision tree model came in close second</w:t>
      </w:r>
      <w:r w:rsidR="00D37727">
        <w:t xml:space="preserve"> in predictive performance after Neural Networks</w:t>
      </w:r>
      <w:r w:rsidR="008B39D8">
        <w:t>.</w:t>
      </w:r>
      <w:r w:rsidR="00094E3C">
        <w:t xml:space="preserve">  </w:t>
      </w:r>
      <w:r>
        <w:t xml:space="preserve"> One of the key factor</w:t>
      </w:r>
      <w:r w:rsidR="008B39D8">
        <w:t>s</w:t>
      </w:r>
      <w:r>
        <w:t xml:space="preserve"> in the deci</w:t>
      </w:r>
      <w:r w:rsidR="000D739F">
        <w:t>sion</w:t>
      </w:r>
      <w:r w:rsidR="008B39D8">
        <w:t xml:space="preserve"> </w:t>
      </w:r>
      <w:r w:rsidR="000D739F">
        <w:t xml:space="preserve">to select the Neural Network model over the Decision Tree model was </w:t>
      </w:r>
      <w:r>
        <w:t xml:space="preserve">the </w:t>
      </w:r>
      <w:r w:rsidR="00D37727">
        <w:t>lower false alarm rate</w:t>
      </w:r>
      <w:r w:rsidR="000D739F">
        <w:t xml:space="preserve"> of the Neural Network model</w:t>
      </w:r>
      <w:r w:rsidR="00D37727">
        <w:t xml:space="preserve">.  </w:t>
      </w:r>
      <w:r w:rsidR="008742CA">
        <w:t xml:space="preserve">A natural next step would be to apply this model to a wider population and evaluate how well it performs. </w:t>
      </w:r>
      <w:r w:rsidR="00887002">
        <w:t>We have some con</w:t>
      </w:r>
      <w:r w:rsidR="000D739F">
        <w:t>cerns on the matter for two</w:t>
      </w:r>
      <w:r w:rsidR="00887002">
        <w:t xml:space="preserve"> reasons</w:t>
      </w:r>
      <w:r w:rsidR="000D739F">
        <w:t>:</w:t>
      </w:r>
      <w:r w:rsidR="00887002">
        <w:t xml:space="preserve"> </w:t>
      </w:r>
      <w:r w:rsidR="000D739F">
        <w:t>(1)</w:t>
      </w:r>
      <w:r w:rsidR="00887002">
        <w:t xml:space="preserve"> the data set we used in our analysis may not be repre</w:t>
      </w:r>
      <w:r w:rsidR="00FB43D5">
        <w:t xml:space="preserve">sentative of </w:t>
      </w:r>
      <w:r w:rsidR="00887002">
        <w:t>a</w:t>
      </w:r>
      <w:r w:rsidR="002F1355">
        <w:t xml:space="preserve"> </w:t>
      </w:r>
      <w:r w:rsidR="00887002">
        <w:t xml:space="preserve">larger population, </w:t>
      </w:r>
      <w:proofErr w:type="gramStart"/>
      <w:r w:rsidR="00887002">
        <w:t>the majority of</w:t>
      </w:r>
      <w:proofErr w:type="gramEnd"/>
      <w:r w:rsidR="00887002">
        <w:t xml:space="preserve"> the customers had higher education</w:t>
      </w:r>
      <w:r w:rsidR="007F5677">
        <w:t xml:space="preserve"> and appeared to be younger than a general population, </w:t>
      </w:r>
      <w:r w:rsidR="000D739F">
        <w:t>and (2)</w:t>
      </w:r>
      <w:r w:rsidR="007F5677">
        <w:t xml:space="preserve"> the </w:t>
      </w:r>
      <w:r w:rsidR="002F1355">
        <w:t>binary response variable</w:t>
      </w:r>
      <w:r w:rsidR="007F5677">
        <w:t xml:space="preserve"> (default/non-default) </w:t>
      </w:r>
      <w:r w:rsidR="002F1355">
        <w:t xml:space="preserve">may introduce class imbalance with </w:t>
      </w:r>
      <w:r w:rsidR="007F5677">
        <w:t>an approximate ra</w:t>
      </w:r>
      <w:r w:rsidR="00FB43D5">
        <w:t>tio (</w:t>
      </w:r>
      <w:r w:rsidR="00DD1314">
        <w:t>28</w:t>
      </w:r>
      <w:r w:rsidR="00FB43D5">
        <w:t>/7</w:t>
      </w:r>
      <w:r w:rsidR="00DD1314">
        <w:t>2</w:t>
      </w:r>
      <w:r w:rsidR="00FB43D5">
        <w:t xml:space="preserve">).  </w:t>
      </w:r>
      <w:r w:rsidR="002F1355">
        <w:t xml:space="preserve">This may warrant the </w:t>
      </w:r>
      <w:r w:rsidR="00FB43D5">
        <w:t>exploration</w:t>
      </w:r>
      <w:r w:rsidR="002F1355">
        <w:t xml:space="preserve"> of alternate sampling approac</w:t>
      </w:r>
      <w:r w:rsidR="00FB43D5">
        <w:t xml:space="preserve">hes as a future consideration.  </w:t>
      </w:r>
      <w:r w:rsidR="007F5677">
        <w:t xml:space="preserve">Another line of </w:t>
      </w:r>
      <w:r w:rsidR="00FB43D5">
        <w:t>inquiry</w:t>
      </w:r>
      <w:r w:rsidR="007F5677">
        <w:t xml:space="preserve"> would be to evaluate and predict the time to default by building a survival model.  The limited number of period in our data set (6 months) did not lend itself to this analysis.</w:t>
      </w:r>
    </w:p>
    <w:p w14:paraId="5EC99E59" w14:textId="77777777" w:rsidR="00C0245E" w:rsidRPr="00345BBB" w:rsidRDefault="00C0245E">
      <w:pPr>
        <w:rPr>
          <w:rFonts w:ascii="Calibri" w:eastAsia="Calibri" w:hAnsi="Calibri" w:cs="Calibri"/>
          <w:b/>
          <w:bCs/>
          <w:color w:val="4F81BD"/>
          <w:sz w:val="32"/>
          <w:szCs w:val="32"/>
        </w:rPr>
      </w:pPr>
      <w:r w:rsidRPr="00345BBB">
        <w:br w:type="page"/>
      </w:r>
    </w:p>
    <w:p w14:paraId="77CCB749" w14:textId="77777777" w:rsidR="00EE69A9" w:rsidRPr="00345BBB" w:rsidRDefault="005F4EB5" w:rsidP="00102525">
      <w:pPr>
        <w:pStyle w:val="Heading2"/>
      </w:pPr>
      <w:bookmarkStart w:id="175" w:name="_Toc514945395"/>
      <w:r w:rsidRPr="00345BBB">
        <w:lastRenderedPageBreak/>
        <w:t>References</w:t>
      </w:r>
      <w:bookmarkEnd w:id="175"/>
    </w:p>
    <w:p w14:paraId="03A06E80" w14:textId="77777777" w:rsidR="00EE69A9" w:rsidRDefault="005F4EB5">
      <w:pPr>
        <w:pStyle w:val="BodyText"/>
      </w:pPr>
      <w:proofErr w:type="spellStart"/>
      <w:r>
        <w:t>Altabrawee</w:t>
      </w:r>
      <w:proofErr w:type="spellEnd"/>
      <w:r>
        <w:t>, H. (2016). Performance Evaluation of Fourteen Machine Learning Algorithms on Credit Card Default Classification. Education College Journal, 463-473</w:t>
      </w:r>
    </w:p>
    <w:p w14:paraId="3CBBC518" w14:textId="77777777" w:rsidR="00EE69A9" w:rsidRDefault="005F4EB5">
      <w:pPr>
        <w:pStyle w:val="BodyText"/>
      </w:pPr>
      <w:proofErr w:type="spellStart"/>
      <w:r>
        <w:t>Butaru</w:t>
      </w:r>
      <w:proofErr w:type="spellEnd"/>
      <w:r>
        <w:t xml:space="preserve">, F., Chen, Q., Clark, B., Das, S., Lo, A., &amp; Siddique, A. (2015). Risk and Risk Management in the Credit Card Industry. </w:t>
      </w:r>
      <w:r>
        <w:rPr>
          <w:rStyle w:val="Hyperlink0"/>
        </w:rPr>
        <w:t>doi:10.3386/w21305</w:t>
      </w:r>
    </w:p>
    <w:p w14:paraId="0A850416" w14:textId="77777777" w:rsidR="00EE69A9" w:rsidRDefault="005F4EB5">
      <w:pPr>
        <w:pStyle w:val="BodyText"/>
      </w:pPr>
      <w:proofErr w:type="spellStart"/>
      <w:r>
        <w:t>Koklu</w:t>
      </w:r>
      <w:proofErr w:type="spellEnd"/>
      <w:r>
        <w:t xml:space="preserve">, M., &amp; </w:t>
      </w:r>
      <w:proofErr w:type="spellStart"/>
      <w:r>
        <w:t>Sabanci</w:t>
      </w:r>
      <w:proofErr w:type="spellEnd"/>
      <w:r>
        <w:t xml:space="preserve">, K. (2016). Estimation of Credit Card Customers Payment Status by Using </w:t>
      </w:r>
      <w:proofErr w:type="spellStart"/>
      <w:r>
        <w:t>kNN</w:t>
      </w:r>
      <w:proofErr w:type="spellEnd"/>
      <w:r>
        <w:t xml:space="preserve"> and MLP. International Journal of Intelligent Systems and Applications in Engineering, 249-251</w:t>
      </w:r>
    </w:p>
    <w:p w14:paraId="2BFA75B8" w14:textId="77777777" w:rsidR="00EE69A9" w:rsidRDefault="005F4EB5">
      <w:pPr>
        <w:pStyle w:val="BodyText"/>
      </w:pPr>
      <w:r>
        <w:rPr>
          <w:rFonts w:ascii="Helvetica" w:hAnsi="Helvetica"/>
          <w:sz w:val="21"/>
          <w:szCs w:val="21"/>
          <w:highlight w:val="white"/>
        </w:rPr>
        <w:t>Kuhn, M., &amp; Johnson, K. (2013). </w:t>
      </w:r>
      <w:r>
        <w:rPr>
          <w:rFonts w:ascii="Helvetica" w:hAnsi="Helvetica"/>
          <w:i/>
          <w:iCs/>
          <w:sz w:val="21"/>
          <w:szCs w:val="21"/>
          <w:highlight w:val="white"/>
        </w:rPr>
        <w:t>Applied predictive modeling.</w:t>
      </w:r>
      <w:r>
        <w:rPr>
          <w:rFonts w:ascii="Helvetica" w:hAnsi="Helvetica"/>
          <w:sz w:val="21"/>
          <w:szCs w:val="21"/>
          <w:highlight w:val="white"/>
        </w:rPr>
        <w:t> New York: Springer.</w:t>
      </w:r>
    </w:p>
    <w:p w14:paraId="4282D063" w14:textId="77777777" w:rsidR="00EE69A9" w:rsidRDefault="005F4EB5">
      <w:pPr>
        <w:pStyle w:val="BodyText"/>
      </w:pPr>
      <w:proofErr w:type="spellStart"/>
      <w:r>
        <w:t>Lusis</w:t>
      </w:r>
      <w:proofErr w:type="spellEnd"/>
      <w:r>
        <w:t xml:space="preserve">. (2017, April 20). A Comparison of Machine Learning Techniques for Credit Card Fraud Detection. Retrieved from </w:t>
      </w:r>
      <w:hyperlink r:id="rId27">
        <w:r>
          <w:rPr>
            <w:rStyle w:val="Hyperlink0"/>
          </w:rPr>
          <w:t>http://www.lusispayments.com/uploads/4/4/8/2/44826195/a_comparison_of_machine_learning_techniques_for_credit_card_fraud_detection.pdf</w:t>
        </w:r>
      </w:hyperlink>
    </w:p>
    <w:p w14:paraId="2F8136D0" w14:textId="77777777" w:rsidR="00EE69A9" w:rsidRDefault="005F4EB5">
      <w:pPr>
        <w:pStyle w:val="BodyText"/>
      </w:pPr>
      <w:r>
        <w:t xml:space="preserve">Padmaja, T. M., </w:t>
      </w:r>
      <w:proofErr w:type="spellStart"/>
      <w:r>
        <w:t>Dhulipalla</w:t>
      </w:r>
      <w:proofErr w:type="spellEnd"/>
      <w:r>
        <w:t xml:space="preserve">, N., Krishna, P. R., </w:t>
      </w:r>
      <w:proofErr w:type="spellStart"/>
      <w:r>
        <w:t>Bapi</w:t>
      </w:r>
      <w:proofErr w:type="spellEnd"/>
      <w:r>
        <w:t xml:space="preserve">, R. S., &amp; </w:t>
      </w:r>
      <w:proofErr w:type="spellStart"/>
      <w:r>
        <w:t>Laha</w:t>
      </w:r>
      <w:proofErr w:type="spellEnd"/>
      <w:r>
        <w:t xml:space="preserve">, A. (2007). An Unbalanced Data Classification Model Using Hybrid Sampling Technique for Fraud Detection. Lecture Notes in Computer Science, 341-348. </w:t>
      </w:r>
      <w:r>
        <w:rPr>
          <w:rStyle w:val="Hyperlink0"/>
        </w:rPr>
        <w:t>doi:10.1007/978-3-540-77046-6_43</w:t>
      </w:r>
    </w:p>
    <w:p w14:paraId="0B20A308" w14:textId="77777777" w:rsidR="00EE69A9" w:rsidRDefault="005F4EB5">
      <w:pPr>
        <w:pStyle w:val="BodyText"/>
      </w:pPr>
      <w:r>
        <w:t xml:space="preserve">Pasha, M., Fatima, M., </w:t>
      </w:r>
      <w:proofErr w:type="spellStart"/>
      <w:r>
        <w:t>Dogar</w:t>
      </w:r>
      <w:proofErr w:type="spellEnd"/>
      <w:r>
        <w:t xml:space="preserve">, A. M., &amp; Shahzad, F. (2017, March). Performance Comparison of Data Mining Algorithms for the Predictive Accuracy of Credit Card Defaulters. Retrieved from </w:t>
      </w:r>
      <w:hyperlink r:id="rId28">
        <w:r>
          <w:rPr>
            <w:rStyle w:val="Hyperlink0"/>
          </w:rPr>
          <w:t>http://paper.ijcsns.org</w:t>
        </w:r>
      </w:hyperlink>
    </w:p>
    <w:p w14:paraId="7E1B18BC" w14:textId="77777777" w:rsidR="00EE69A9" w:rsidRDefault="005F4EB5">
      <w:pPr>
        <w:pStyle w:val="BodyText"/>
      </w:pPr>
      <w:proofErr w:type="spellStart"/>
      <w:r>
        <w:t>Sahin</w:t>
      </w:r>
      <w:proofErr w:type="spellEnd"/>
      <w:r>
        <w:t>, Yusuf &amp;</w:t>
      </w:r>
      <w:proofErr w:type="spellStart"/>
      <w:r>
        <w:t>Duman</w:t>
      </w:r>
      <w:proofErr w:type="spellEnd"/>
      <w:r>
        <w:t xml:space="preserve">, </w:t>
      </w:r>
      <w:proofErr w:type="spellStart"/>
      <w:r>
        <w:t>Ekrem</w:t>
      </w:r>
      <w:proofErr w:type="spellEnd"/>
      <w:r>
        <w:t xml:space="preserve">. (2011). Detecting credit card fraud by ANN and logistic regression. INISTA 2011 - 2011 International Symposium on </w:t>
      </w:r>
      <w:proofErr w:type="spellStart"/>
      <w:r>
        <w:t>INnovations</w:t>
      </w:r>
      <w:proofErr w:type="spellEnd"/>
      <w:r>
        <w:t xml:space="preserve"> in Intelligent </w:t>
      </w:r>
      <w:proofErr w:type="spellStart"/>
      <w:r>
        <w:t>SysTems</w:t>
      </w:r>
      <w:proofErr w:type="spellEnd"/>
      <w:r>
        <w:t xml:space="preserve"> and Applications. 10.1109/INISTA.2011.5946108.</w:t>
      </w:r>
    </w:p>
    <w:p w14:paraId="7090D24A" w14:textId="77777777" w:rsidR="00EE69A9" w:rsidRDefault="005F4EB5">
      <w:pPr>
        <w:pStyle w:val="BodyText"/>
      </w:pPr>
      <w:proofErr w:type="spellStart"/>
      <w:r>
        <w:t>Seeja</w:t>
      </w:r>
      <w:proofErr w:type="spellEnd"/>
      <w:r>
        <w:t xml:space="preserve">, K. R., &amp; </w:t>
      </w:r>
      <w:proofErr w:type="spellStart"/>
      <w:r>
        <w:t>Zareapoor</w:t>
      </w:r>
      <w:proofErr w:type="spellEnd"/>
      <w:r>
        <w:t xml:space="preserve">, M. (2014). </w:t>
      </w:r>
      <w:proofErr w:type="spellStart"/>
      <w:r>
        <w:t>FraudMiner</w:t>
      </w:r>
      <w:proofErr w:type="spellEnd"/>
      <w:r>
        <w:t xml:space="preserve">: A Novel Credit Card Fraud Detection Model Based on Frequent Itemset Mining. The Scientific World Journal, 2014, 252797. </w:t>
      </w:r>
      <w:hyperlink r:id="rId29">
        <w:r>
          <w:rPr>
            <w:rStyle w:val="Hyperlink0"/>
          </w:rPr>
          <w:t>http://doi.org/10.1155/2014/252797</w:t>
        </w:r>
      </w:hyperlink>
    </w:p>
    <w:p w14:paraId="7EE05398" w14:textId="77777777" w:rsidR="00EE69A9" w:rsidRDefault="005F4EB5">
      <w:pPr>
        <w:pStyle w:val="BodyText"/>
      </w:pPr>
      <w:proofErr w:type="spellStart"/>
      <w:r>
        <w:t>Zareapoor</w:t>
      </w:r>
      <w:proofErr w:type="spellEnd"/>
      <w:r>
        <w:t xml:space="preserve">, M., &amp; </w:t>
      </w:r>
      <w:proofErr w:type="spellStart"/>
      <w:r>
        <w:t>Shamsolmoali</w:t>
      </w:r>
      <w:proofErr w:type="spellEnd"/>
      <w:r>
        <w:t xml:space="preserve">, P. (2015). Application of Credit Card Fraud Detection: Based on Bagging Ensemble Classifier. Procedia Computer Science, 48, 679-685. </w:t>
      </w:r>
      <w:r>
        <w:rPr>
          <w:rStyle w:val="Hyperlink0"/>
        </w:rPr>
        <w:t>doi:10.1016/j.procs.2015.04.201</w:t>
      </w:r>
    </w:p>
    <w:p w14:paraId="7EF3F204" w14:textId="77777777" w:rsidR="00086582" w:rsidRPr="009D1733" w:rsidRDefault="008725CF" w:rsidP="00086582">
      <w:pPr>
        <w:pStyle w:val="FirstParagraph"/>
      </w:pPr>
      <w:hyperlink r:id="rId30">
        <w:r w:rsidR="00086582" w:rsidRPr="009D1733">
          <w:rPr>
            <w:rStyle w:val="Hyperlink0"/>
          </w:rPr>
          <w:t>https://datascienceplus.com/fitting-neural-network-in-r/</w:t>
        </w:r>
      </w:hyperlink>
      <w:r w:rsidR="00086582" w:rsidRPr="009D1733">
        <w:t xml:space="preserve"> </w:t>
      </w:r>
      <w:hyperlink r:id="rId31">
        <w:r w:rsidR="00086582" w:rsidRPr="009D1733">
          <w:rPr>
            <w:rStyle w:val="Hyperlink0"/>
          </w:rPr>
          <w:t>https://www.youtube.com/watch?v=LTg-qP9iGFY</w:t>
        </w:r>
      </w:hyperlink>
      <w:r w:rsidR="00086582" w:rsidRPr="009D1733">
        <w:t xml:space="preserve"> </w:t>
      </w:r>
      <w:hyperlink r:id="rId32">
        <w:r w:rsidR="00086582" w:rsidRPr="009D1733">
          <w:rPr>
            <w:rStyle w:val="Hyperlink0"/>
          </w:rPr>
          <w:t>https://www.analyticsvidhya.com/blog/2017/09/creating-visualizing-neural-network-in-r/</w:t>
        </w:r>
      </w:hyperlink>
    </w:p>
    <w:p w14:paraId="6F9870C5" w14:textId="77777777" w:rsidR="00086582" w:rsidRPr="009D1733" w:rsidRDefault="008725CF" w:rsidP="00086582">
      <w:pPr>
        <w:pStyle w:val="BodyText"/>
      </w:pPr>
      <w:hyperlink r:id="rId33">
        <w:r w:rsidR="00086582" w:rsidRPr="009D1733">
          <w:rPr>
            <w:rStyle w:val="Hyperlink0"/>
          </w:rPr>
          <w:t>https://stats.stackexchange.com/questions/21717/how-to-train-and-validate-a-neural-network-model-in-r</w:t>
        </w:r>
      </w:hyperlink>
      <w:r w:rsidR="00086582" w:rsidRPr="009D1733">
        <w:t xml:space="preserve"> </w:t>
      </w:r>
      <w:hyperlink r:id="rId34">
        <w:r w:rsidR="00086582" w:rsidRPr="009D1733">
          <w:rPr>
            <w:rStyle w:val="Hyperlink0"/>
          </w:rPr>
          <w:t>http://blog.revolutionanalytics.com/2016/03/com_class_eval_metrics_r.html</w:t>
        </w:r>
      </w:hyperlink>
    </w:p>
    <w:p w14:paraId="462B365E" w14:textId="77777777" w:rsidR="00012007" w:rsidRDefault="00012007">
      <w:pPr>
        <w:rPr>
          <w:rFonts w:ascii="Calibri" w:eastAsia="Calibri" w:hAnsi="Calibri" w:cs="Calibri"/>
          <w:b/>
          <w:bCs/>
          <w:color w:val="345A8A"/>
          <w:sz w:val="32"/>
          <w:szCs w:val="32"/>
          <w:lang w:val="da-DK"/>
        </w:rPr>
      </w:pPr>
    </w:p>
    <w:p w14:paraId="02D19748" w14:textId="77777777" w:rsidR="00EE69A9" w:rsidRDefault="005F4EB5" w:rsidP="00751B59">
      <w:pPr>
        <w:pStyle w:val="Heading2"/>
        <w:pageBreakBefore/>
        <w:rPr>
          <w:lang w:val="da-DK"/>
        </w:rPr>
      </w:pPr>
      <w:bookmarkStart w:id="176" w:name="_Toc514945396"/>
      <w:r>
        <w:rPr>
          <w:lang w:val="da-DK"/>
        </w:rPr>
        <w:lastRenderedPageBreak/>
        <w:t>Appendix</w:t>
      </w:r>
      <w:r w:rsidR="00830BEE">
        <w:rPr>
          <w:lang w:val="da-DK"/>
        </w:rPr>
        <w:t xml:space="preserve"> A - Detailed Exploratory Data Analysis</w:t>
      </w:r>
      <w:r>
        <w:rPr>
          <w:lang w:val="da-DK"/>
        </w:rPr>
        <w:t>:</w:t>
      </w:r>
      <w:bookmarkEnd w:id="176"/>
    </w:p>
    <w:p w14:paraId="3DA5648C" w14:textId="77777777" w:rsidR="00EE69A9" w:rsidRDefault="005F4EB5" w:rsidP="00830BEE">
      <w:pPr>
        <w:pStyle w:val="Body"/>
        <w:spacing w:before="240"/>
        <w:rPr>
          <w:b/>
          <w:bCs/>
        </w:rPr>
      </w:pPr>
      <w:r>
        <w:rPr>
          <w:b/>
          <w:bCs/>
        </w:rPr>
        <w:t>Missing and Zero Values</w:t>
      </w:r>
    </w:p>
    <w:p w14:paraId="0D0F1BF7" w14:textId="77777777" w:rsidR="00EE69A9" w:rsidRDefault="005F4EB5">
      <w:pPr>
        <w:pStyle w:val="FirstParagraph"/>
      </w:pPr>
      <w:r>
        <w:t>The data does not contain missing values and as such no imputation will be necessary.</w:t>
      </w:r>
    </w:p>
    <w:p w14:paraId="17B099B1" w14:textId="77777777" w:rsidR="00EE69A9" w:rsidRDefault="005F4EB5">
      <w:pPr>
        <w:pStyle w:val="Body"/>
        <w:rPr>
          <w:b/>
          <w:bCs/>
        </w:rPr>
      </w:pPr>
      <w:r>
        <w:rPr>
          <w:b/>
          <w:bCs/>
        </w:rPr>
        <w:t>Descriptive Statistics</w:t>
      </w:r>
    </w:p>
    <w:p w14:paraId="6D04CF4C" w14:textId="77777777" w:rsidR="00EE69A9" w:rsidRDefault="005F4EB5">
      <w:pPr>
        <w:pStyle w:val="FirstParagraph"/>
      </w:pPr>
      <w:r>
        <w:t>Descriptive statistics was performed for all predictor and response variables to explore the data.</w:t>
      </w:r>
    </w:p>
    <w:p w14:paraId="6C91990F" w14:textId="77777777" w:rsidR="00EE69A9" w:rsidRDefault="005F4EB5">
      <w:pPr>
        <w:pStyle w:val="Body"/>
        <w:rPr>
          <w:b/>
          <w:bCs/>
        </w:rPr>
      </w:pPr>
      <w:r>
        <w:rPr>
          <w:b/>
          <w:bCs/>
        </w:rPr>
        <w:t>Analysis of Variables</w:t>
      </w:r>
    </w:p>
    <w:p w14:paraId="28A9B76E" w14:textId="77777777" w:rsidR="00EE69A9" w:rsidRDefault="005F4EB5">
      <w:pPr>
        <w:pStyle w:val="SourceCode"/>
      </w:pPr>
      <w:r>
        <w:rPr>
          <w:rStyle w:val="VerbatimChar"/>
        </w:rPr>
        <w:t xml:space="preserve">## </w:t>
      </w:r>
      <w:r>
        <w:br/>
      </w:r>
      <w:r>
        <w:rPr>
          <w:rStyle w:val="VerbatimChar"/>
        </w:rPr>
        <w:t xml:space="preserve">##    -2    -1     0     1     2     3     4     5     6     7     8 </w:t>
      </w:r>
      <w:r>
        <w:br/>
      </w:r>
      <w:r>
        <w:rPr>
          <w:rStyle w:val="VerbatimChar"/>
        </w:rPr>
        <w:t>##  2759  5686 14737  3688  2667   322    76    26    11     9    19</w:t>
      </w:r>
    </w:p>
    <w:p w14:paraId="11EECEDB" w14:textId="77777777" w:rsidR="00EE69A9" w:rsidRDefault="005F4EB5">
      <w:pPr>
        <w:pStyle w:val="Body"/>
        <w:rPr>
          <w:b/>
          <w:bCs/>
        </w:rPr>
      </w:pPr>
      <w:r>
        <w:rPr>
          <w:b/>
          <w:bCs/>
        </w:rPr>
        <w:t>LIMIT_BAL</w:t>
      </w:r>
    </w:p>
    <w:p w14:paraId="11825D83" w14:textId="77777777" w:rsidR="00EE69A9" w:rsidRDefault="005F4EB5">
      <w:pPr>
        <w:pStyle w:val="FirstParagraph"/>
      </w:pPr>
      <w:proofErr w:type="gramStart"/>
      <w:r>
        <w:t>The majority of</w:t>
      </w:r>
      <w:proofErr w:type="gramEnd"/>
      <w:r>
        <w:t xml:space="preserve"> customers have lower credit limits, as such the distribution is right skewed</w:t>
      </w:r>
    </w:p>
    <w:p w14:paraId="514A15AC" w14:textId="77777777" w:rsidR="00EE69A9" w:rsidRDefault="005F4EB5">
      <w:pPr>
        <w:pStyle w:val="BodyText"/>
      </w:pPr>
      <w:r>
        <w:rPr>
          <w:noProof/>
        </w:rPr>
        <w:drawing>
          <wp:inline distT="0" distB="0" distL="0" distR="0" wp14:anchorId="4FA77AD3" wp14:editId="671FDDE5">
            <wp:extent cx="4620260" cy="3696335"/>
            <wp:effectExtent l="0" t="0" r="0" b="0"/>
            <wp:docPr id="14" name="Image1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Picture"/>
                    <pic:cNvPicPr>
                      <a:picLocks noChangeAspect="1" noChangeArrowheads="1"/>
                    </pic:cNvPicPr>
                  </pic:nvPicPr>
                  <pic:blipFill>
                    <a:blip r:embed="rId35"/>
                    <a:stretch>
                      <a:fillRect/>
                    </a:stretch>
                  </pic:blipFill>
                  <pic:spPr bwMode="auto">
                    <a:xfrm>
                      <a:off x="0" y="0"/>
                      <a:ext cx="4620260" cy="3696335"/>
                    </a:xfrm>
                    <a:prstGeom prst="rect">
                      <a:avLst/>
                    </a:prstGeom>
                  </pic:spPr>
                </pic:pic>
              </a:graphicData>
            </a:graphic>
          </wp:inline>
        </w:drawing>
      </w:r>
    </w:p>
    <w:p w14:paraId="222E5256" w14:textId="77777777" w:rsidR="00EE69A9" w:rsidRPr="008742CA" w:rsidRDefault="005F4EB5" w:rsidP="008742CA">
      <w:pPr>
        <w:pStyle w:val="Body"/>
        <w:rPr>
          <w:b/>
        </w:rPr>
      </w:pPr>
      <w:r w:rsidRPr="008742CA">
        <w:rPr>
          <w:b/>
        </w:rPr>
        <w:t>SEX</w:t>
      </w:r>
    </w:p>
    <w:p w14:paraId="66196177" w14:textId="77777777" w:rsidR="00EE69A9" w:rsidRDefault="005F4EB5">
      <w:pPr>
        <w:pStyle w:val="FirstParagraph"/>
      </w:pPr>
      <w:r>
        <w:t>The majority of customers are female. This variable can be made into a dummy variable.</w:t>
      </w:r>
    </w:p>
    <w:p w14:paraId="76BD0338" w14:textId="77777777" w:rsidR="00EE69A9" w:rsidRDefault="005F4EB5">
      <w:pPr>
        <w:pStyle w:val="Body"/>
        <w:rPr>
          <w:b/>
          <w:bCs/>
        </w:rPr>
      </w:pPr>
      <w:r>
        <w:rPr>
          <w:b/>
          <w:bCs/>
        </w:rPr>
        <w:t>EDUCATION</w:t>
      </w:r>
    </w:p>
    <w:p w14:paraId="4C317840" w14:textId="77777777" w:rsidR="00EE69A9" w:rsidRDefault="005F4EB5">
      <w:pPr>
        <w:pStyle w:val="FirstParagraph"/>
      </w:pPr>
      <w:r>
        <w:t xml:space="preserve">The majority of customers went to university, there are very few in the other/unknown categories as well as an unknown 0 value and we will consider combining these values into dummy variables </w:t>
      </w:r>
      <w:r>
        <w:lastRenderedPageBreak/>
        <w:t>of College and Advanced Degree, with a 0 value in the College variable representing High School and all other possibilities.</w:t>
      </w:r>
    </w:p>
    <w:p w14:paraId="20DF014C" w14:textId="77777777" w:rsidR="00EE69A9" w:rsidRDefault="005F4EB5">
      <w:pPr>
        <w:pStyle w:val="Body"/>
        <w:rPr>
          <w:b/>
          <w:bCs/>
          <w:lang w:val="de-DE"/>
        </w:rPr>
      </w:pPr>
      <w:r>
        <w:rPr>
          <w:b/>
          <w:bCs/>
          <w:lang w:val="de-DE"/>
        </w:rPr>
        <w:t>MARRIAGE</w:t>
      </w:r>
    </w:p>
    <w:p w14:paraId="2641967B" w14:textId="77777777" w:rsidR="00EE69A9" w:rsidRDefault="005F4EB5">
      <w:pPr>
        <w:pStyle w:val="FirstParagraph"/>
      </w:pPr>
      <w:r>
        <w:t>The majority of customers are single and the proportion of default payments appears to be higher for married individual. It appears that there are 0 values here which were not planned. It may be prudent to instead code this as a binary married variable.</w:t>
      </w:r>
    </w:p>
    <w:p w14:paraId="3D36A64E" w14:textId="77777777" w:rsidR="00EE69A9" w:rsidRDefault="005F4EB5">
      <w:pPr>
        <w:pStyle w:val="Body"/>
        <w:rPr>
          <w:b/>
          <w:bCs/>
          <w:lang w:val="de-DE"/>
        </w:rPr>
      </w:pPr>
      <w:r>
        <w:rPr>
          <w:b/>
          <w:bCs/>
          <w:lang w:val="de-DE"/>
        </w:rPr>
        <w:t>AGE</w:t>
      </w:r>
    </w:p>
    <w:p w14:paraId="7496CBF5" w14:textId="77777777" w:rsidR="008742CA" w:rsidRDefault="005F4EB5">
      <w:pPr>
        <w:pStyle w:val="FirstParagraph"/>
      </w:pPr>
      <w:r>
        <w:t>The distribution is right skewed. We can see that extremely young customers seem to have a higher proportion of defaults.</w:t>
      </w:r>
    </w:p>
    <w:p w14:paraId="581B7D19" w14:textId="77777777" w:rsidR="00EE69A9" w:rsidRDefault="005F4EB5">
      <w:pPr>
        <w:pStyle w:val="FirstParagraph"/>
      </w:pPr>
      <w:r>
        <w:t xml:space="preserve"> </w:t>
      </w:r>
      <w:r>
        <w:rPr>
          <w:noProof/>
          <w:lang w:eastAsia="en-US" w:bidi="ar-SA"/>
        </w:rPr>
        <w:drawing>
          <wp:inline distT="0" distB="0" distL="0" distR="0" wp14:anchorId="4C9093F3" wp14:editId="6188B17C">
            <wp:extent cx="4620260" cy="3696335"/>
            <wp:effectExtent l="0" t="0" r="0" b="0"/>
            <wp:docPr id="15" name="Image1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Picture"/>
                    <pic:cNvPicPr>
                      <a:picLocks noChangeAspect="1" noChangeArrowheads="1"/>
                    </pic:cNvPicPr>
                  </pic:nvPicPr>
                  <pic:blipFill>
                    <a:blip r:embed="rId36"/>
                    <a:stretch>
                      <a:fillRect/>
                    </a:stretch>
                  </pic:blipFill>
                  <pic:spPr bwMode="auto">
                    <a:xfrm>
                      <a:off x="0" y="0"/>
                      <a:ext cx="4620260" cy="3696335"/>
                    </a:xfrm>
                    <a:prstGeom prst="rect">
                      <a:avLst/>
                    </a:prstGeom>
                  </pic:spPr>
                </pic:pic>
              </a:graphicData>
            </a:graphic>
          </wp:inline>
        </w:drawing>
      </w:r>
    </w:p>
    <w:p w14:paraId="319B151B" w14:textId="77777777" w:rsidR="008742CA" w:rsidRDefault="008742CA">
      <w:pPr>
        <w:rPr>
          <w:rFonts w:ascii="Cambria" w:eastAsia="Cambria" w:hAnsi="Cambria" w:cs="Cambria"/>
          <w:b/>
          <w:bCs/>
          <w:color w:val="000000"/>
          <w:lang w:eastAsia="zh-CN" w:bidi="hi-IN"/>
        </w:rPr>
      </w:pPr>
      <w:r>
        <w:rPr>
          <w:b/>
          <w:bCs/>
        </w:rPr>
        <w:br w:type="page"/>
      </w:r>
    </w:p>
    <w:p w14:paraId="25856B4D" w14:textId="77777777" w:rsidR="00EE69A9" w:rsidRDefault="005F4EB5">
      <w:pPr>
        <w:pStyle w:val="Body"/>
        <w:rPr>
          <w:b/>
          <w:bCs/>
        </w:rPr>
      </w:pPr>
      <w:r>
        <w:rPr>
          <w:b/>
          <w:bCs/>
        </w:rPr>
        <w:lastRenderedPageBreak/>
        <w:t>Repayment Status</w:t>
      </w:r>
    </w:p>
    <w:p w14:paraId="0A722F2F" w14:textId="77777777" w:rsidR="00EE69A9" w:rsidRDefault="005F4EB5">
      <w:pPr>
        <w:pStyle w:val="BodyText"/>
      </w:pPr>
      <w:r>
        <w:t>The vast majority of clients are on time or ahead of payments. The number of extremely late payments in the latter months are more infrequent. We can presume that this list only contains customers whose accounts have not yet been charged off, for which we would expect no future payments. Customers with extremely late repayment statuses 6 months ago have likely already been charged off. It is somewhat surprising that PAY_0, PAY_2 and PAY_3 contain lower frequencies of extremely late payment statuses.</w:t>
      </w:r>
      <w:r>
        <w:rPr>
          <w:noProof/>
        </w:rPr>
        <w:drawing>
          <wp:inline distT="0" distB="0" distL="0" distR="0" wp14:anchorId="540DC494" wp14:editId="2F3B3623">
            <wp:extent cx="4620260" cy="3696335"/>
            <wp:effectExtent l="0" t="0" r="0" b="0"/>
            <wp:docPr id="16" name="Image1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Picture"/>
                    <pic:cNvPicPr>
                      <a:picLocks noChangeAspect="1" noChangeArrowheads="1"/>
                    </pic:cNvPicPr>
                  </pic:nvPicPr>
                  <pic:blipFill>
                    <a:blip r:embed="rId37"/>
                    <a:stretch>
                      <a:fillRect/>
                    </a:stretch>
                  </pic:blipFill>
                  <pic:spPr bwMode="auto">
                    <a:xfrm>
                      <a:off x="0" y="0"/>
                      <a:ext cx="4620260" cy="3696335"/>
                    </a:xfrm>
                    <a:prstGeom prst="rect">
                      <a:avLst/>
                    </a:prstGeom>
                  </pic:spPr>
                </pic:pic>
              </a:graphicData>
            </a:graphic>
          </wp:inline>
        </w:drawing>
      </w:r>
    </w:p>
    <w:p w14:paraId="5988D91E" w14:textId="77777777" w:rsidR="008742CA" w:rsidRDefault="008742CA">
      <w:pPr>
        <w:rPr>
          <w:rFonts w:ascii="Cambria" w:eastAsia="Cambria" w:hAnsi="Cambria" w:cs="Cambria"/>
          <w:b/>
          <w:bCs/>
          <w:color w:val="000000"/>
          <w:lang w:eastAsia="zh-CN" w:bidi="hi-IN"/>
        </w:rPr>
      </w:pPr>
      <w:r>
        <w:rPr>
          <w:b/>
          <w:bCs/>
        </w:rPr>
        <w:br w:type="page"/>
      </w:r>
    </w:p>
    <w:p w14:paraId="71FE32D4" w14:textId="77777777" w:rsidR="00EE69A9" w:rsidRDefault="005F4EB5">
      <w:pPr>
        <w:pStyle w:val="Body"/>
        <w:rPr>
          <w:b/>
          <w:bCs/>
        </w:rPr>
      </w:pPr>
      <w:r>
        <w:rPr>
          <w:b/>
          <w:bCs/>
        </w:rPr>
        <w:lastRenderedPageBreak/>
        <w:t>Bill Amount</w:t>
      </w:r>
    </w:p>
    <w:p w14:paraId="3FF0F48A" w14:textId="77777777" w:rsidR="00EE69A9" w:rsidRDefault="005F4EB5">
      <w:pPr>
        <w:pStyle w:val="FirstParagraph"/>
      </w:pPr>
      <w:r>
        <w:t>We appear to have some negative values for bill amount. This likely represents overpayment by the customer and is not problematic. The distributions are similar.</w:t>
      </w:r>
    </w:p>
    <w:p w14:paraId="19E21FFC" w14:textId="77777777" w:rsidR="00EE69A9" w:rsidRDefault="005F4EB5">
      <w:pPr>
        <w:pStyle w:val="BodyText"/>
      </w:pPr>
      <w:r>
        <w:rPr>
          <w:noProof/>
        </w:rPr>
        <w:drawing>
          <wp:inline distT="0" distB="0" distL="0" distR="0" wp14:anchorId="0D98A46D" wp14:editId="33E8968E">
            <wp:extent cx="4620260" cy="3696335"/>
            <wp:effectExtent l="0" t="0" r="0" b="0"/>
            <wp:docPr id="17" name="Image1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Picture"/>
                    <pic:cNvPicPr>
                      <a:picLocks noChangeAspect="1" noChangeArrowheads="1"/>
                    </pic:cNvPicPr>
                  </pic:nvPicPr>
                  <pic:blipFill>
                    <a:blip r:embed="rId38"/>
                    <a:stretch>
                      <a:fillRect/>
                    </a:stretch>
                  </pic:blipFill>
                  <pic:spPr bwMode="auto">
                    <a:xfrm>
                      <a:off x="0" y="0"/>
                      <a:ext cx="4620260" cy="3696335"/>
                    </a:xfrm>
                    <a:prstGeom prst="rect">
                      <a:avLst/>
                    </a:prstGeom>
                  </pic:spPr>
                </pic:pic>
              </a:graphicData>
            </a:graphic>
          </wp:inline>
        </w:drawing>
      </w:r>
      <w:r>
        <w:rPr>
          <w:noProof/>
        </w:rPr>
        <w:drawing>
          <wp:inline distT="0" distB="0" distL="0" distR="0" wp14:anchorId="7CE49ED2" wp14:editId="69ADEB4D">
            <wp:extent cx="4620260" cy="3696335"/>
            <wp:effectExtent l="0" t="0" r="0" b="0"/>
            <wp:docPr id="18" name="Image18"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Picture"/>
                    <pic:cNvPicPr>
                      <a:picLocks noChangeAspect="1" noChangeArrowheads="1"/>
                    </pic:cNvPicPr>
                  </pic:nvPicPr>
                  <pic:blipFill>
                    <a:blip r:embed="rId39"/>
                    <a:stretch>
                      <a:fillRect/>
                    </a:stretch>
                  </pic:blipFill>
                  <pic:spPr bwMode="auto">
                    <a:xfrm>
                      <a:off x="0" y="0"/>
                      <a:ext cx="4620260" cy="3696335"/>
                    </a:xfrm>
                    <a:prstGeom prst="rect">
                      <a:avLst/>
                    </a:prstGeom>
                  </pic:spPr>
                </pic:pic>
              </a:graphicData>
            </a:graphic>
          </wp:inline>
        </w:drawing>
      </w:r>
    </w:p>
    <w:p w14:paraId="12F1D5D3" w14:textId="77777777" w:rsidR="008742CA" w:rsidRDefault="008742CA">
      <w:pPr>
        <w:rPr>
          <w:rFonts w:ascii="Cambria" w:eastAsia="Cambria" w:hAnsi="Cambria" w:cs="Cambria"/>
          <w:b/>
          <w:bCs/>
          <w:color w:val="000000"/>
          <w:lang w:eastAsia="zh-CN" w:bidi="hi-IN"/>
        </w:rPr>
      </w:pPr>
      <w:r>
        <w:rPr>
          <w:b/>
          <w:bCs/>
        </w:rPr>
        <w:br w:type="page"/>
      </w:r>
    </w:p>
    <w:p w14:paraId="62A4B9DF" w14:textId="77777777" w:rsidR="00EE69A9" w:rsidRDefault="005F4EB5">
      <w:pPr>
        <w:pStyle w:val="Body"/>
        <w:rPr>
          <w:b/>
          <w:bCs/>
        </w:rPr>
      </w:pPr>
      <w:r>
        <w:rPr>
          <w:b/>
          <w:bCs/>
        </w:rPr>
        <w:lastRenderedPageBreak/>
        <w:t>Pay Amount</w:t>
      </w:r>
    </w:p>
    <w:p w14:paraId="647B7F05" w14:textId="77777777" w:rsidR="00EE69A9" w:rsidRDefault="005F4EB5">
      <w:pPr>
        <w:pStyle w:val="FirstParagraph"/>
      </w:pPr>
      <w:r>
        <w:t>The majority of payments are small with some rather large outliers.</w:t>
      </w:r>
    </w:p>
    <w:p w14:paraId="70C4C8F1" w14:textId="77777777" w:rsidR="00EE69A9" w:rsidRDefault="005F4EB5">
      <w:pPr>
        <w:pStyle w:val="BodyText"/>
      </w:pPr>
      <w:r>
        <w:rPr>
          <w:noProof/>
        </w:rPr>
        <w:drawing>
          <wp:inline distT="0" distB="0" distL="0" distR="0" wp14:anchorId="5028E37B" wp14:editId="4BABBED9">
            <wp:extent cx="4620260" cy="3696335"/>
            <wp:effectExtent l="0" t="0" r="0" b="0"/>
            <wp:docPr id="19" name="Image19"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Picture"/>
                    <pic:cNvPicPr>
                      <a:picLocks noChangeAspect="1" noChangeArrowheads="1"/>
                    </pic:cNvPicPr>
                  </pic:nvPicPr>
                  <pic:blipFill>
                    <a:blip r:embed="rId40"/>
                    <a:stretch>
                      <a:fillRect/>
                    </a:stretch>
                  </pic:blipFill>
                  <pic:spPr bwMode="auto">
                    <a:xfrm>
                      <a:off x="0" y="0"/>
                      <a:ext cx="4620260" cy="3696335"/>
                    </a:xfrm>
                    <a:prstGeom prst="rect">
                      <a:avLst/>
                    </a:prstGeom>
                  </pic:spPr>
                </pic:pic>
              </a:graphicData>
            </a:graphic>
          </wp:inline>
        </w:drawing>
      </w:r>
      <w:r>
        <w:rPr>
          <w:noProof/>
        </w:rPr>
        <w:drawing>
          <wp:inline distT="0" distB="0" distL="0" distR="0" wp14:anchorId="16C56A85" wp14:editId="2E942212">
            <wp:extent cx="4620260" cy="3696335"/>
            <wp:effectExtent l="0" t="0" r="0" b="0"/>
            <wp:docPr id="20" name="Image20"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Picture"/>
                    <pic:cNvPicPr>
                      <a:picLocks noChangeAspect="1" noChangeArrowheads="1"/>
                    </pic:cNvPicPr>
                  </pic:nvPicPr>
                  <pic:blipFill>
                    <a:blip r:embed="rId41"/>
                    <a:stretch>
                      <a:fillRect/>
                    </a:stretch>
                  </pic:blipFill>
                  <pic:spPr bwMode="auto">
                    <a:xfrm>
                      <a:off x="0" y="0"/>
                      <a:ext cx="4620260" cy="3696335"/>
                    </a:xfrm>
                    <a:prstGeom prst="rect">
                      <a:avLst/>
                    </a:prstGeom>
                  </pic:spPr>
                </pic:pic>
              </a:graphicData>
            </a:graphic>
          </wp:inline>
        </w:drawing>
      </w:r>
    </w:p>
    <w:p w14:paraId="485DB57E" w14:textId="77777777" w:rsidR="00EE69A9" w:rsidRDefault="00EE69A9">
      <w:pPr>
        <w:pStyle w:val="Body"/>
        <w:rPr>
          <w:b/>
          <w:bCs/>
        </w:rPr>
      </w:pPr>
    </w:p>
    <w:p w14:paraId="4E088B00" w14:textId="77777777" w:rsidR="00EE69A9" w:rsidRDefault="00EE69A9">
      <w:pPr>
        <w:pStyle w:val="Body"/>
        <w:rPr>
          <w:b/>
          <w:bCs/>
        </w:rPr>
      </w:pPr>
    </w:p>
    <w:p w14:paraId="38C94BE1" w14:textId="77777777" w:rsidR="00EE69A9" w:rsidRDefault="005F4EB5">
      <w:pPr>
        <w:pStyle w:val="Body"/>
        <w:rPr>
          <w:b/>
          <w:bCs/>
          <w:lang w:val="de-DE"/>
        </w:rPr>
      </w:pPr>
      <w:r>
        <w:rPr>
          <w:b/>
          <w:bCs/>
          <w:lang w:val="de-DE"/>
        </w:rPr>
        <w:t>DEFAULT</w:t>
      </w:r>
    </w:p>
    <w:p w14:paraId="1D70B827" w14:textId="77777777" w:rsidR="00EE69A9" w:rsidRDefault="005F4EB5">
      <w:pPr>
        <w:pStyle w:val="FirstParagraph"/>
      </w:pPr>
      <w:r>
        <w:t xml:space="preserve">As we would expect the majority of customers are not in </w:t>
      </w:r>
      <w:r w:rsidR="0064150D">
        <w:t>default</w:t>
      </w:r>
      <w:r>
        <w:t xml:space="preserve"> of their next payment. </w:t>
      </w:r>
      <w:r>
        <w:rPr>
          <w:noProof/>
          <w:lang w:eastAsia="en-US" w:bidi="ar-SA"/>
        </w:rPr>
        <w:drawing>
          <wp:inline distT="0" distB="0" distL="0" distR="0" wp14:anchorId="03EBD765" wp14:editId="09B302C7">
            <wp:extent cx="4620260" cy="3696335"/>
            <wp:effectExtent l="0" t="0" r="0" b="0"/>
            <wp:docPr id="21" name="Image2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Picture"/>
                    <pic:cNvPicPr>
                      <a:picLocks noChangeAspect="1" noChangeArrowheads="1"/>
                    </pic:cNvPicPr>
                  </pic:nvPicPr>
                  <pic:blipFill>
                    <a:blip r:embed="rId42"/>
                    <a:stretch>
                      <a:fillRect/>
                    </a:stretch>
                  </pic:blipFill>
                  <pic:spPr bwMode="auto">
                    <a:xfrm>
                      <a:off x="0" y="0"/>
                      <a:ext cx="4620260" cy="3696335"/>
                    </a:xfrm>
                    <a:prstGeom prst="rect">
                      <a:avLst/>
                    </a:prstGeom>
                  </pic:spPr>
                </pic:pic>
              </a:graphicData>
            </a:graphic>
          </wp:inline>
        </w:drawing>
      </w:r>
    </w:p>
    <w:p w14:paraId="0855799A" w14:textId="77777777" w:rsidR="00EE69A9" w:rsidRDefault="005F4EB5" w:rsidP="00830BEE">
      <w:pPr>
        <w:pStyle w:val="Heading3"/>
      </w:pPr>
      <w:bookmarkStart w:id="177" w:name="_Toc514945397"/>
      <w:r>
        <w:t>Data Manipulation</w:t>
      </w:r>
      <w:bookmarkEnd w:id="177"/>
    </w:p>
    <w:p w14:paraId="5226BCB8" w14:textId="77777777" w:rsidR="00EE69A9" w:rsidRDefault="005F4EB5">
      <w:pPr>
        <w:pStyle w:val="FirstParagraph"/>
      </w:pPr>
      <w:r>
        <w:t xml:space="preserve">As discussed previously, we will combine values 4, 5 and 6 in education to create an </w:t>
      </w:r>
      <w:proofErr w:type="spellStart"/>
      <w:r>
        <w:t>all encompassing</w:t>
      </w:r>
      <w:proofErr w:type="spellEnd"/>
      <w:r>
        <w:t xml:space="preserve"> other category. We will also change the unknown value of 0 in MARRIAGE to 3(other)</w:t>
      </w:r>
    </w:p>
    <w:p w14:paraId="3322CC64" w14:textId="77777777" w:rsidR="00EE69A9" w:rsidRDefault="005F4EB5">
      <w:pPr>
        <w:pStyle w:val="Body"/>
        <w:rPr>
          <w:b/>
          <w:bCs/>
        </w:rPr>
      </w:pPr>
      <w:r>
        <w:rPr>
          <w:b/>
          <w:bCs/>
        </w:rPr>
        <w:t>Recode Predictors</w:t>
      </w:r>
    </w:p>
    <w:p w14:paraId="5907E13B" w14:textId="77777777" w:rsidR="00EE69A9" w:rsidRPr="00830BEE" w:rsidRDefault="005F4EB5" w:rsidP="00830BEE">
      <w:pPr>
        <w:pStyle w:val="Heading4"/>
      </w:pPr>
      <w:r w:rsidRPr="00830BEE">
        <w:t>Change values to factors</w:t>
      </w:r>
    </w:p>
    <w:p w14:paraId="1E588A86" w14:textId="77777777" w:rsidR="00EE69A9" w:rsidRDefault="005F4EB5">
      <w:pPr>
        <w:pStyle w:val="SourceCode"/>
        <w:rPr>
          <w:rStyle w:val="VerbatimChar"/>
        </w:rPr>
      </w:pPr>
      <w:r>
        <w:rPr>
          <w:rStyle w:val="VerbatimChar"/>
        </w:rPr>
        <w:t xml:space="preserve">##      LIMIT_BAL            AGE          PAY_0          PAY_2          PAY_3 </w:t>
      </w:r>
      <w:r>
        <w:br/>
      </w:r>
      <w:r>
        <w:rPr>
          <w:rStyle w:val="VerbatimChar"/>
        </w:rPr>
        <w:t xml:space="preserve">##      "numeric"      "integer"      "integer"      "integer"      "integer" </w:t>
      </w:r>
      <w:r>
        <w:br/>
      </w:r>
      <w:r>
        <w:rPr>
          <w:rStyle w:val="VerbatimChar"/>
        </w:rPr>
        <w:t xml:space="preserve">##          PAY_4          PAY_5          PAY_6      BILL_AMT1      BILL_AMT2 </w:t>
      </w:r>
      <w:r>
        <w:br/>
      </w:r>
      <w:r>
        <w:rPr>
          <w:rStyle w:val="VerbatimChar"/>
        </w:rPr>
        <w:t xml:space="preserve">##      "integer"      "integer"      "integer"      "numeric"      "numeric" </w:t>
      </w:r>
      <w:r>
        <w:br/>
      </w:r>
      <w:r>
        <w:rPr>
          <w:rStyle w:val="VerbatimChar"/>
        </w:rPr>
        <w:t xml:space="preserve">##      BILL_AMT3      BILL_AMT4      BILL_AMT5      BILL_AMT6       PAY_AMT1 </w:t>
      </w:r>
      <w:r>
        <w:br/>
      </w:r>
      <w:r>
        <w:rPr>
          <w:rStyle w:val="VerbatimChar"/>
        </w:rPr>
        <w:t xml:space="preserve">##      "numeric"      "numeric"      "numeric"      "numeric"      "numeric" </w:t>
      </w:r>
      <w:r>
        <w:br/>
      </w:r>
      <w:r>
        <w:rPr>
          <w:rStyle w:val="VerbatimChar"/>
        </w:rPr>
        <w:t xml:space="preserve">##       PAY_AMT2       PAY_AMT3       PAY_AMT4       PAY_AMT5       PAY_AMT6 </w:t>
      </w:r>
      <w:r>
        <w:br/>
      </w:r>
      <w:r>
        <w:rPr>
          <w:rStyle w:val="VerbatimChar"/>
        </w:rPr>
        <w:t xml:space="preserve">##      "numeric"      "numeric"      "numeric"      "numeric"      "numeric" </w:t>
      </w:r>
      <w:r>
        <w:br/>
      </w:r>
      <w:r>
        <w:rPr>
          <w:rStyle w:val="VerbatimChar"/>
        </w:rPr>
        <w:t xml:space="preserve">##        DEFAULT        MARRIED           MALE    EDU_COLLEGE EDU_ADV_DEGREE </w:t>
      </w:r>
      <w:r>
        <w:br/>
      </w:r>
      <w:r>
        <w:rPr>
          <w:rStyle w:val="VerbatimChar"/>
        </w:rPr>
        <w:t>##      "integer"      "numeric"      "numeric"      "numeric"      "numeric"</w:t>
      </w:r>
    </w:p>
    <w:p w14:paraId="45C6F458" w14:textId="77777777" w:rsidR="00830BEE" w:rsidRDefault="00830BEE">
      <w:pPr>
        <w:rPr>
          <w:rFonts w:ascii="Cambria" w:eastAsia="Cambria" w:hAnsi="Cambria" w:cs="Cambria"/>
          <w:color w:val="000000"/>
          <w:lang w:eastAsia="zh-CN" w:bidi="hi-IN"/>
        </w:rPr>
      </w:pPr>
      <w:r>
        <w:br w:type="page"/>
      </w:r>
    </w:p>
    <w:p w14:paraId="7C98C09D" w14:textId="77777777" w:rsidR="00830BEE" w:rsidRDefault="00830BEE" w:rsidP="00830BEE">
      <w:pPr>
        <w:pStyle w:val="Heading3"/>
      </w:pPr>
      <w:bookmarkStart w:id="178" w:name="_Toc514945398"/>
      <w:r>
        <w:lastRenderedPageBreak/>
        <w:t>Appendix B – R Code</w:t>
      </w:r>
      <w:bookmarkStart w:id="179" w:name="_GoBack"/>
      <w:bookmarkEnd w:id="178"/>
      <w:bookmarkEnd w:id="179"/>
    </w:p>
    <w:p w14:paraId="0B222F6A" w14:textId="77777777" w:rsidR="009D0838" w:rsidRPr="009D0838" w:rsidRDefault="009D0838" w:rsidP="009D0838">
      <w:pPr>
        <w:shd w:val="clear" w:color="auto" w:fill="F8F8F8"/>
        <w:wordWrap w:val="0"/>
        <w:spacing w:after="200"/>
        <w:rPr>
          <w:rFonts w:ascii="Consolas" w:hAnsi="Consolas"/>
          <w:i/>
          <w:sz w:val="22"/>
          <w:lang w:eastAsia="zh-CN" w:bidi="hi-IN"/>
        </w:rPr>
      </w:pPr>
      <w:r w:rsidRPr="009D0838">
        <w:rPr>
          <w:rFonts w:ascii="Consolas" w:hAnsi="Consolas"/>
          <w:sz w:val="22"/>
          <w:szCs w:val="20"/>
          <w:shd w:val="clear" w:color="auto" w:fill="F8F8F8"/>
          <w:lang w:eastAsia="zh-CN" w:bidi="hi-IN"/>
        </w:rPr>
        <w:t>## ----libraries, echo=FALSE, message=FALSE, warning=FALSE-----------------</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(psych)</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GGally</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(ggplot2)</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ggthemes</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(reshape2)</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#library(VIM)</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library(mice)</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library(</w:t>
      </w:r>
      <w:proofErr w:type="spellStart"/>
      <w:r w:rsidRPr="009D0838">
        <w:rPr>
          <w:rFonts w:ascii="Consolas" w:hAnsi="Consolas"/>
          <w:i/>
          <w:color w:val="8F5902"/>
          <w:sz w:val="22"/>
          <w:szCs w:val="20"/>
          <w:shd w:val="clear" w:color="auto" w:fill="F8F8F8"/>
          <w:lang w:eastAsia="zh-CN" w:bidi="hi-IN"/>
        </w:rPr>
        <w:t>stringr</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dplyr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(car)</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usdm</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tidyverse</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stringr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DataExplorer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knitr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library(</w:t>
      </w:r>
      <w:proofErr w:type="spellStart"/>
      <w:r w:rsidRPr="009D0838">
        <w:rPr>
          <w:rFonts w:ascii="Consolas" w:hAnsi="Consolas"/>
          <w:i/>
          <w:color w:val="8F5902"/>
          <w:sz w:val="22"/>
          <w:szCs w:val="20"/>
          <w:shd w:val="clear" w:color="auto" w:fill="F8F8F8"/>
          <w:lang w:eastAsia="zh-CN" w:bidi="hi-IN"/>
        </w:rPr>
        <w:t>corrplot</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(MASS)</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(Metrics)</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library(</w:t>
      </w:r>
      <w:proofErr w:type="spellStart"/>
      <w:r w:rsidRPr="009D0838">
        <w:rPr>
          <w:rFonts w:ascii="Consolas" w:hAnsi="Consolas"/>
          <w:i/>
          <w:color w:val="8F5902"/>
          <w:sz w:val="22"/>
          <w:szCs w:val="20"/>
          <w:shd w:val="clear" w:color="auto" w:fill="F8F8F8"/>
          <w:lang w:eastAsia="zh-CN" w:bidi="hi-IN"/>
        </w:rPr>
        <w:t>tinytex</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library(</w:t>
      </w:r>
      <w:proofErr w:type="spellStart"/>
      <w:r w:rsidRPr="009D0838">
        <w:rPr>
          <w:rFonts w:ascii="Consolas" w:hAnsi="Consolas"/>
          <w:i/>
          <w:color w:val="8F5902"/>
          <w:sz w:val="22"/>
          <w:szCs w:val="20"/>
          <w:shd w:val="clear" w:color="auto" w:fill="F8F8F8"/>
          <w:lang w:eastAsia="zh-CN" w:bidi="hi-IN"/>
        </w:rPr>
        <w:t>ggfortify</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(caret)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pscl</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MKmisc</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(Metrics)</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pROC</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rpart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rpart.plot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glmnet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library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neuralnet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library(</w:t>
      </w:r>
      <w:proofErr w:type="spellStart"/>
      <w:r w:rsidRPr="009D0838">
        <w:rPr>
          <w:rFonts w:ascii="Consolas" w:hAnsi="Consolas"/>
          <w:i/>
          <w:color w:val="8F5902"/>
          <w:sz w:val="22"/>
          <w:szCs w:val="20"/>
          <w:shd w:val="clear" w:color="auto" w:fill="F8F8F8"/>
          <w:lang w:eastAsia="zh-CN" w:bidi="hi-IN"/>
        </w:rPr>
        <w:t>gvlma</w:t>
      </w:r>
      <w:proofErr w:type="spellEnd"/>
      <w:r w:rsidRPr="009D0838">
        <w:rPr>
          <w:rFonts w:ascii="Consolas" w:hAnsi="Consolas"/>
          <w:i/>
          <w:color w:val="8F5902"/>
          <w:sz w:val="22"/>
          <w:szCs w:val="20"/>
          <w:shd w:val="clear" w:color="auto" w:fill="F8F8F8"/>
          <w:lang w:eastAsia="zh-CN" w:bidi="hi-IN"/>
        </w:rPr>
        <w:t>)  ## only used for confirming model assumptions</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options</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scipen</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999</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----Read data,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read.csv</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"https://raw.githubusercontent.com/621-Group2/Final-Project/master/UCI_Credit_Card.csv"</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header=</w:t>
      </w:r>
      <w:r w:rsidRPr="009D0838">
        <w:rPr>
          <w:rFonts w:ascii="Consolas" w:hAnsi="Consolas"/>
          <w:color w:val="8F5902"/>
          <w:sz w:val="22"/>
          <w:szCs w:val="20"/>
          <w:shd w:val="clear" w:color="auto" w:fill="F8F8F8"/>
          <w:lang w:eastAsia="zh-CN" w:bidi="hi-IN"/>
        </w:rPr>
        <w:t>TRUE</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sep</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#Remove the id from the dataset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ID</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8F5902"/>
          <w:sz w:val="22"/>
          <w:szCs w:val="20"/>
          <w:shd w:val="clear" w:color="auto" w:fill="F8F8F8"/>
          <w:lang w:eastAsia="zh-CN" w:bidi="hi-IN"/>
        </w:rPr>
        <w:t>NULL</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#Simplify name of response</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colnames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24</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"DEFAULT"</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proofErr w:type="spellStart"/>
      <w:r w:rsidRPr="009D0838">
        <w:rPr>
          <w:rFonts w:ascii="Consolas" w:hAnsi="Consolas"/>
          <w:sz w:val="22"/>
          <w:szCs w:val="20"/>
          <w:shd w:val="clear" w:color="auto" w:fill="F8F8F8"/>
          <w:lang w:eastAsia="zh-CN" w:bidi="hi-IN"/>
        </w:rPr>
        <w:t>user_functions</w:t>
      </w:r>
      <w:proofErr w:type="spellEnd"/>
      <w:r w:rsidRPr="009D0838">
        <w:rPr>
          <w:rFonts w:ascii="Consolas" w:hAnsi="Consolas"/>
          <w:sz w:val="22"/>
          <w:szCs w:val="20"/>
          <w:shd w:val="clear" w:color="auto" w:fill="F8F8F8"/>
          <w:lang w:eastAsia="zh-CN" w:bidi="hi-IN"/>
        </w:rPr>
        <w:t>,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as.numeric.factor</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function</w:t>
      </w:r>
      <w:r w:rsidRPr="009D0838">
        <w:rPr>
          <w:rFonts w:ascii="Consolas" w:hAnsi="Consolas"/>
          <w:sz w:val="22"/>
          <w:szCs w:val="20"/>
          <w:shd w:val="clear" w:color="auto" w:fill="F8F8F8"/>
          <w:lang w:eastAsia="zh-CN" w:bidi="hi-IN"/>
        </w:rPr>
        <w:t>(x) {</w:t>
      </w:r>
      <w:proofErr w:type="spellStart"/>
      <w:r w:rsidRPr="009D0838">
        <w:rPr>
          <w:rFonts w:ascii="Consolas" w:hAnsi="Consolas"/>
          <w:b/>
          <w:color w:val="204A87"/>
          <w:sz w:val="22"/>
          <w:szCs w:val="20"/>
          <w:shd w:val="clear" w:color="auto" w:fill="F8F8F8"/>
          <w:lang w:eastAsia="zh-CN" w:bidi="hi-IN"/>
        </w:rPr>
        <w:t>as.numeric</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levels</w:t>
      </w:r>
      <w:r w:rsidRPr="009D0838">
        <w:rPr>
          <w:rFonts w:ascii="Consolas" w:hAnsi="Consolas"/>
          <w:sz w:val="22"/>
          <w:szCs w:val="20"/>
          <w:shd w:val="clear" w:color="auto" w:fill="F8F8F8"/>
          <w:lang w:eastAsia="zh-CN" w:bidi="hi-IN"/>
        </w:rPr>
        <w:t>(x))[x]}</w:t>
      </w:r>
      <w:r w:rsidRPr="009D0838">
        <w:rPr>
          <w:rFonts w:ascii="Consolas" w:hAnsi="Consolas"/>
          <w:i/>
          <w:sz w:val="22"/>
          <w:szCs w:val="20"/>
          <w:lang w:eastAsia="zh-CN" w:bidi="hi-IN"/>
        </w:rPr>
        <w:br/>
      </w:r>
      <w:r w:rsidRPr="009D0838">
        <w:rPr>
          <w:rFonts w:ascii="Consolas" w:hAnsi="Consolas"/>
          <w:i/>
          <w:sz w:val="22"/>
          <w:szCs w:val="20"/>
          <w:lang w:eastAsia="zh-CN" w:bidi="hi-IN"/>
        </w:rPr>
        <w:lastRenderedPageBreak/>
        <w:br/>
      </w:r>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get_outliers</w:t>
      </w:r>
      <w:proofErr w:type="spellEnd"/>
      <w:r w:rsidRPr="009D0838">
        <w:rPr>
          <w:rFonts w:ascii="Consolas" w:hAnsi="Consolas"/>
          <w:i/>
          <w:color w:val="8F5902"/>
          <w:sz w:val="22"/>
          <w:szCs w:val="20"/>
          <w:shd w:val="clear" w:color="auto" w:fill="F8F8F8"/>
          <w:lang w:eastAsia="zh-CN" w:bidi="hi-IN"/>
        </w:rPr>
        <w:t xml:space="preserve"> function</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get_outliers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function</w:t>
      </w:r>
      <w:r w:rsidRPr="009D0838">
        <w:rPr>
          <w:rFonts w:ascii="Consolas" w:hAnsi="Consolas"/>
          <w:sz w:val="22"/>
          <w:szCs w:val="20"/>
          <w:shd w:val="clear" w:color="auto" w:fill="F8F8F8"/>
          <w:lang w:eastAsia="zh-CN" w:bidi="hi-IN"/>
        </w:rPr>
        <w:t xml:space="preserve">(x, </w:t>
      </w:r>
      <w:r w:rsidRPr="009D0838">
        <w:rPr>
          <w:rFonts w:ascii="Consolas" w:hAnsi="Consolas"/>
          <w:color w:val="204A87"/>
          <w:sz w:val="22"/>
          <w:szCs w:val="20"/>
          <w:shd w:val="clear" w:color="auto" w:fill="F8F8F8"/>
          <w:lang w:eastAsia="zh-CN" w:bidi="hi-IN"/>
        </w:rPr>
        <w:t>n =</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10</w:t>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bp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boxplot.stats</w:t>
      </w:r>
      <w:proofErr w:type="spellEnd"/>
      <w:r w:rsidRPr="009D0838">
        <w:rPr>
          <w:rFonts w:ascii="Consolas" w:hAnsi="Consolas"/>
          <w:sz w:val="22"/>
          <w:szCs w:val="20"/>
          <w:shd w:val="clear" w:color="auto" w:fill="F8F8F8"/>
          <w:lang w:eastAsia="zh-CN" w:bidi="hi-IN"/>
        </w:rPr>
        <w:t>(x)</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obs_hi</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unique</w:t>
      </w:r>
      <w:r w:rsidRPr="009D0838">
        <w:rPr>
          <w:rFonts w:ascii="Consolas" w:hAnsi="Consolas"/>
          <w:sz w:val="22"/>
          <w:szCs w:val="20"/>
          <w:shd w:val="clear" w:color="auto" w:fill="F8F8F8"/>
          <w:lang w:eastAsia="zh-CN" w:bidi="hi-IN"/>
        </w:rPr>
        <w:t>(x[</w:t>
      </w:r>
      <w:r w:rsidRPr="009D0838">
        <w:rPr>
          <w:rFonts w:ascii="Consolas" w:hAnsi="Consolas"/>
          <w:b/>
          <w:color w:val="204A87"/>
          <w:sz w:val="22"/>
          <w:szCs w:val="20"/>
          <w:shd w:val="clear" w:color="auto" w:fill="F8F8F8"/>
          <w:lang w:eastAsia="zh-CN" w:bidi="hi-IN"/>
        </w:rPr>
        <w:t>which</w:t>
      </w:r>
      <w:r w:rsidRPr="009D0838">
        <w:rPr>
          <w:rFonts w:ascii="Consolas" w:hAnsi="Consolas"/>
          <w:sz w:val="22"/>
          <w:szCs w:val="20"/>
          <w:shd w:val="clear" w:color="auto" w:fill="F8F8F8"/>
          <w:lang w:eastAsia="zh-CN" w:bidi="hi-IN"/>
        </w:rPr>
        <w:t xml:space="preserve">(x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bp</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stats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5</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if</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length</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obs_hi</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n) { n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length</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obs_hi</w:t>
      </w:r>
      <w:proofErr w:type="spellEnd"/>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hi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sort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obs_hi</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decreasing =</w:t>
      </w:r>
      <w:r w:rsidRPr="009D0838">
        <w:rPr>
          <w:rFonts w:ascii="Consolas" w:hAnsi="Consolas"/>
          <w:sz w:val="22"/>
          <w:szCs w:val="20"/>
          <w:shd w:val="clear" w:color="auto" w:fill="F8F8F8"/>
          <w:lang w:eastAsia="zh-CN" w:bidi="hi-IN"/>
        </w:rPr>
        <w:t xml:space="preserve"> T)[</w:t>
      </w:r>
      <w:r w:rsidRPr="009D0838">
        <w:rPr>
          <w:rFonts w:ascii="Consolas" w:hAnsi="Consolas"/>
          <w:color w:val="0000CF"/>
          <w:sz w:val="22"/>
          <w:szCs w:val="20"/>
          <w:shd w:val="clear" w:color="auto" w:fill="F8F8F8"/>
          <w:lang w:eastAsia="zh-CN" w:bidi="hi-IN"/>
        </w:rPr>
        <w:t>1</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n]</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obs_low</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unique</w:t>
      </w:r>
      <w:r w:rsidRPr="009D0838">
        <w:rPr>
          <w:rFonts w:ascii="Consolas" w:hAnsi="Consolas"/>
          <w:sz w:val="22"/>
          <w:szCs w:val="20"/>
          <w:shd w:val="clear" w:color="auto" w:fill="F8F8F8"/>
          <w:lang w:eastAsia="zh-CN" w:bidi="hi-IN"/>
        </w:rPr>
        <w:t>(x[</w:t>
      </w:r>
      <w:r w:rsidRPr="009D0838">
        <w:rPr>
          <w:rFonts w:ascii="Consolas" w:hAnsi="Consolas"/>
          <w:b/>
          <w:color w:val="204A87"/>
          <w:sz w:val="22"/>
          <w:szCs w:val="20"/>
          <w:shd w:val="clear" w:color="auto" w:fill="F8F8F8"/>
          <w:lang w:eastAsia="zh-CN" w:bidi="hi-IN"/>
        </w:rPr>
        <w:t>which</w:t>
      </w:r>
      <w:r w:rsidRPr="009D0838">
        <w:rPr>
          <w:rFonts w:ascii="Consolas" w:hAnsi="Consolas"/>
          <w:sz w:val="22"/>
          <w:szCs w:val="20"/>
          <w:shd w:val="clear" w:color="auto" w:fill="F8F8F8"/>
          <w:lang w:eastAsia="zh-CN" w:bidi="hi-IN"/>
        </w:rPr>
        <w:t xml:space="preserve">(x </w:t>
      </w:r>
      <w:r w:rsidRPr="009D0838">
        <w:rPr>
          <w:rFonts w:ascii="Consolas" w:hAnsi="Consolas"/>
          <w:b/>
          <w:color w:val="CE5C00"/>
          <w:sz w:val="22"/>
          <w:szCs w:val="20"/>
          <w:shd w:val="clear" w:color="auto" w:fill="F8F8F8"/>
          <w:lang w:eastAsia="zh-CN" w:bidi="hi-IN"/>
        </w:rPr>
        <w:t>&lt;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bp</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stats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if</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length</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obs_low</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n) { n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length</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obs_low</w:t>
      </w:r>
      <w:proofErr w:type="spellEnd"/>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low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sort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obs_low</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decreasing =</w:t>
      </w:r>
      <w:r w:rsidRPr="009D0838">
        <w:rPr>
          <w:rFonts w:ascii="Consolas" w:hAnsi="Consolas"/>
          <w:sz w:val="22"/>
          <w:szCs w:val="20"/>
          <w:shd w:val="clear" w:color="auto" w:fill="F8F8F8"/>
          <w:lang w:eastAsia="zh-CN" w:bidi="hi-IN"/>
        </w:rPr>
        <w:t xml:space="preserve"> T)[</w:t>
      </w:r>
      <w:r w:rsidRPr="009D0838">
        <w:rPr>
          <w:rFonts w:ascii="Consolas" w:hAnsi="Consolas"/>
          <w:color w:val="0000CF"/>
          <w:sz w:val="22"/>
          <w:szCs w:val="20"/>
          <w:shd w:val="clear" w:color="auto" w:fill="F8F8F8"/>
          <w:lang w:eastAsia="zh-CN" w:bidi="hi-IN"/>
        </w:rPr>
        <w:t>1</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n]</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return</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list</w:t>
      </w:r>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Hi=</w:t>
      </w:r>
      <w:r w:rsidRPr="009D0838">
        <w:rPr>
          <w:rFonts w:ascii="Consolas" w:hAnsi="Consolas"/>
          <w:sz w:val="22"/>
          <w:szCs w:val="20"/>
          <w:shd w:val="clear" w:color="auto" w:fill="F8F8F8"/>
          <w:lang w:eastAsia="zh-CN" w:bidi="hi-IN"/>
        </w:rPr>
        <w:t xml:space="preserve">hi, </w:t>
      </w:r>
      <w:r w:rsidRPr="009D0838">
        <w:rPr>
          <w:rFonts w:ascii="Consolas" w:hAnsi="Consolas"/>
          <w:color w:val="204A87"/>
          <w:sz w:val="22"/>
          <w:szCs w:val="20"/>
          <w:shd w:val="clear" w:color="auto" w:fill="F8F8F8"/>
          <w:lang w:eastAsia="zh-CN" w:bidi="hi-IN"/>
        </w:rPr>
        <w:t>Low=</w:t>
      </w:r>
      <w:r w:rsidRPr="009D0838">
        <w:rPr>
          <w:rFonts w:ascii="Consolas" w:hAnsi="Consolas"/>
          <w:sz w:val="22"/>
          <w:szCs w:val="20"/>
          <w:shd w:val="clear" w:color="auto" w:fill="F8F8F8"/>
          <w:lang w:eastAsia="zh-CN" w:bidi="hi-IN"/>
        </w:rPr>
        <w:t>low))</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#Keith's function</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data.frame</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all_roc_curves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list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all_predictions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list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all_cm</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list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calc_metrics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function</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model_name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model,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test,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train)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predict</w:t>
      </w:r>
      <w:r w:rsidRPr="009D0838">
        <w:rPr>
          <w:rFonts w:ascii="Consolas" w:hAnsi="Consolas"/>
          <w:sz w:val="22"/>
          <w:szCs w:val="20"/>
          <w:shd w:val="clear" w:color="auto" w:fill="F8F8F8"/>
          <w:lang w:eastAsia="zh-CN" w:bidi="hi-IN"/>
        </w:rPr>
        <w:t xml:space="preserve">(model, test, </w:t>
      </w:r>
      <w:r w:rsidRPr="009D0838">
        <w:rPr>
          <w:rFonts w:ascii="Consolas" w:hAnsi="Consolas"/>
          <w:color w:val="204A87"/>
          <w:sz w:val="22"/>
          <w:szCs w:val="20"/>
          <w:shd w:val="clear" w:color="auto" w:fill="F8F8F8"/>
          <w:lang w:eastAsia="zh-CN" w:bidi="hi-IN"/>
        </w:rPr>
        <w:t>type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'response'</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y_pred_model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factor</w:t>
      </w:r>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ifelse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0.5</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levels=</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compare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cbind</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actual=</w:t>
      </w:r>
      <w:proofErr w:type="spellStart"/>
      <w:r w:rsidRPr="009D0838">
        <w:rPr>
          <w:rFonts w:ascii="Consolas" w:hAnsi="Consolas"/>
          <w:b/>
          <w:color w:val="204A87"/>
          <w:sz w:val="22"/>
          <w:szCs w:val="20"/>
          <w:shd w:val="clear" w:color="auto" w:fill="F8F8F8"/>
          <w:lang w:eastAsia="zh-CN" w:bidi="hi-IN"/>
        </w:rPr>
        <w:t>as.numeric.factor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test</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target</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predicted=</w:t>
      </w:r>
      <w:proofErr w:type="spellStart"/>
      <w:r w:rsidRPr="009D0838">
        <w:rPr>
          <w:rFonts w:ascii="Consolas" w:hAnsi="Consolas"/>
          <w:b/>
          <w:color w:val="204A87"/>
          <w:sz w:val="22"/>
          <w:szCs w:val="20"/>
          <w:shd w:val="clear" w:color="auto" w:fill="F8F8F8"/>
          <w:lang w:eastAsia="zh-CN" w:bidi="hi-IN"/>
        </w:rPr>
        <w:t>as.numeric.factor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y_pred_model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combine</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Confusion Matrix</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cm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confusionMatrix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test</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target</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y_pred_model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positive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mode=</w:t>
      </w:r>
      <w:r w:rsidRPr="009D0838">
        <w:rPr>
          <w:rFonts w:ascii="Consolas" w:hAnsi="Consolas"/>
          <w:color w:val="4E9A06"/>
          <w:sz w:val="22"/>
          <w:szCs w:val="20"/>
          <w:shd w:val="clear" w:color="auto" w:fill="F8F8F8"/>
          <w:lang w:eastAsia="zh-CN" w:bidi="hi-IN"/>
        </w:rPr>
        <w:t>"everything"</w:t>
      </w:r>
      <w:r w:rsidRPr="009D0838">
        <w:rPr>
          <w:rFonts w:ascii="Consolas" w:hAnsi="Consolas"/>
          <w:sz w:val="22"/>
          <w:szCs w:val="20"/>
          <w:shd w:val="clear" w:color="auto" w:fill="F8F8F8"/>
          <w:lang w:eastAsia="zh-CN" w:bidi="hi-IN"/>
        </w:rPr>
        <w:t xml:space="preserve"> )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accuracy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overall</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kappa_value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overall</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youden_value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F1Score_value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7</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FP_value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table</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nrow</w:t>
      </w:r>
      <w:proofErr w:type="spellEnd"/>
      <w:r w:rsidRPr="009D0838">
        <w:rPr>
          <w:rFonts w:ascii="Consolas" w:hAnsi="Consolas"/>
          <w:sz w:val="22"/>
          <w:szCs w:val="20"/>
          <w:shd w:val="clear" w:color="auto" w:fill="F8F8F8"/>
          <w:lang w:eastAsia="zh-CN" w:bidi="hi-IN"/>
        </w:rPr>
        <w:t>(test))</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100</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#AUC</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AUC_value</w:t>
      </w:r>
      <w:proofErr w:type="spellEnd"/>
      <w:r w:rsidRPr="009D0838">
        <w:rPr>
          <w:rFonts w:ascii="Consolas" w:hAnsi="Consolas"/>
          <w:i/>
          <w:color w:val="8F5902"/>
          <w:sz w:val="22"/>
          <w:szCs w:val="20"/>
          <w:shd w:val="clear" w:color="auto" w:fill="F8F8F8"/>
          <w:lang w:eastAsia="zh-CN" w:bidi="hi-IN"/>
        </w:rPr>
        <w:t xml:space="preserve"> &lt;- </w:t>
      </w:r>
      <w:proofErr w:type="spellStart"/>
      <w:r w:rsidRPr="009D0838">
        <w:rPr>
          <w:rFonts w:ascii="Consolas" w:hAnsi="Consolas"/>
          <w:i/>
          <w:color w:val="8F5902"/>
          <w:sz w:val="22"/>
          <w:szCs w:val="20"/>
          <w:shd w:val="clear" w:color="auto" w:fill="F8F8F8"/>
          <w:lang w:eastAsia="zh-CN" w:bidi="hi-IN"/>
        </w:rPr>
        <w:t>auc</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as.numeric</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test$target</w:t>
      </w:r>
      <w:proofErr w:type="spellEnd"/>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pred_model</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lastRenderedPageBreak/>
        <w:t xml:space="preserve">  </w:t>
      </w:r>
      <w:proofErr w:type="spellStart"/>
      <w:r w:rsidRPr="009D0838">
        <w:rPr>
          <w:rFonts w:ascii="Consolas" w:hAnsi="Consolas"/>
          <w:sz w:val="22"/>
          <w:szCs w:val="20"/>
          <w:shd w:val="clear" w:color="auto" w:fill="F8F8F8"/>
          <w:lang w:eastAsia="zh-CN" w:bidi="hi-IN"/>
        </w:rPr>
        <w:t>cm_df</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data.frame</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Model=</w:t>
      </w:r>
      <w:proofErr w:type="spellStart"/>
      <w:r w:rsidRPr="009D0838">
        <w:rPr>
          <w:rFonts w:ascii="Consolas" w:hAnsi="Consolas"/>
          <w:sz w:val="22"/>
          <w:szCs w:val="20"/>
          <w:shd w:val="clear" w:color="auto" w:fill="F8F8F8"/>
          <w:lang w:eastAsia="zh-CN" w:bidi="hi-IN"/>
        </w:rPr>
        <w:t>model_name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Accuracy=</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 xml:space="preserve">(accuracy,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AIC=</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AIC</w:t>
      </w:r>
      <w:r w:rsidRPr="009D0838">
        <w:rPr>
          <w:rFonts w:ascii="Consolas" w:hAnsi="Consolas"/>
          <w:sz w:val="22"/>
          <w:szCs w:val="20"/>
          <w:shd w:val="clear" w:color="auto" w:fill="F8F8F8"/>
          <w:lang w:eastAsia="zh-CN" w:bidi="hi-IN"/>
        </w:rPr>
        <w:t xml:space="preserve">(model),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BIC=</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BIC</w:t>
      </w:r>
      <w:r w:rsidRPr="009D0838">
        <w:rPr>
          <w:rFonts w:ascii="Consolas" w:hAnsi="Consolas"/>
          <w:sz w:val="22"/>
          <w:szCs w:val="20"/>
          <w:shd w:val="clear" w:color="auto" w:fill="F8F8F8"/>
          <w:lang w:eastAsia="zh-CN" w:bidi="hi-IN"/>
        </w:rPr>
        <w:t xml:space="preserve">(model),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MAE=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mae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MAPE=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mape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#MAPE calculates the mean absolute percentage error:</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MSE=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mse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#MSE calculates mean squared error</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RMSE=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rmse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Kappa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kappa_value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Youden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youden_value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F1Score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 xml:space="preserve">(F1Score_value,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FPPrct</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FP_value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Sensitivity=</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"Sensitivity"</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Specificity=</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"Specificity"</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PosPredValue</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"Pos </w:t>
      </w:r>
      <w:proofErr w:type="spellStart"/>
      <w:r w:rsidRPr="009D0838">
        <w:rPr>
          <w:rFonts w:ascii="Consolas" w:hAnsi="Consolas"/>
          <w:color w:val="4E9A06"/>
          <w:sz w:val="22"/>
          <w:szCs w:val="20"/>
          <w:shd w:val="clear" w:color="auto" w:fill="F8F8F8"/>
          <w:lang w:eastAsia="zh-CN" w:bidi="hi-IN"/>
        </w:rPr>
        <w:t>Pred</w:t>
      </w:r>
      <w:proofErr w:type="spellEnd"/>
      <w:r w:rsidRPr="009D0838">
        <w:rPr>
          <w:rFonts w:ascii="Consolas" w:hAnsi="Consolas"/>
          <w:color w:val="4E9A06"/>
          <w:sz w:val="22"/>
          <w:szCs w:val="20"/>
          <w:shd w:val="clear" w:color="auto" w:fill="F8F8F8"/>
          <w:lang w:eastAsia="zh-CN" w:bidi="hi-IN"/>
        </w:rPr>
        <w:t xml:space="preserve"> Value"</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NegPredValue</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"Neg </w:t>
      </w:r>
      <w:proofErr w:type="spellStart"/>
      <w:r w:rsidRPr="009D0838">
        <w:rPr>
          <w:rFonts w:ascii="Consolas" w:hAnsi="Consolas"/>
          <w:color w:val="4E9A06"/>
          <w:sz w:val="22"/>
          <w:szCs w:val="20"/>
          <w:shd w:val="clear" w:color="auto" w:fill="F8F8F8"/>
          <w:lang w:eastAsia="zh-CN" w:bidi="hi-IN"/>
        </w:rPr>
        <w:t>Pred</w:t>
      </w:r>
      <w:proofErr w:type="spellEnd"/>
      <w:r w:rsidRPr="009D0838">
        <w:rPr>
          <w:rFonts w:ascii="Consolas" w:hAnsi="Consolas"/>
          <w:color w:val="4E9A06"/>
          <w:sz w:val="22"/>
          <w:szCs w:val="20"/>
          <w:shd w:val="clear" w:color="auto" w:fill="F8F8F8"/>
          <w:lang w:eastAsia="zh-CN" w:bidi="hi-IN"/>
        </w:rPr>
        <w:t xml:space="preserve"> Value"</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Precision=</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"Precision"</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Recall=</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"Recall"</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BalancedAccuracy</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"Balanced Accuracy"</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cbind</w:t>
      </w:r>
      <w:proofErr w:type="spellEnd"/>
      <w:r w:rsidRPr="009D0838">
        <w:rPr>
          <w:rFonts w:ascii="Consolas" w:hAnsi="Consolas"/>
          <w:i/>
          <w:color w:val="8F5902"/>
          <w:sz w:val="22"/>
          <w:szCs w:val="20"/>
          <w:shd w:val="clear" w:color="auto" w:fill="F8F8F8"/>
          <w:lang w:eastAsia="zh-CN" w:bidi="hi-IN"/>
        </w:rPr>
        <w:t>(t(</w:t>
      </w:r>
      <w:proofErr w:type="spellStart"/>
      <w:r w:rsidRPr="009D0838">
        <w:rPr>
          <w:rFonts w:ascii="Consolas" w:hAnsi="Consolas"/>
          <w:i/>
          <w:color w:val="8F5902"/>
          <w:sz w:val="22"/>
          <w:szCs w:val="20"/>
          <w:shd w:val="clear" w:color="auto" w:fill="F8F8F8"/>
          <w:lang w:eastAsia="zh-CN" w:bidi="hi-IN"/>
        </w:rPr>
        <w:t>cm$overall</w:t>
      </w:r>
      <w:proofErr w:type="spellEnd"/>
      <w:r w:rsidRPr="009D0838">
        <w:rPr>
          <w:rFonts w:ascii="Consolas" w:hAnsi="Consolas"/>
          <w:i/>
          <w:color w:val="8F5902"/>
          <w:sz w:val="22"/>
          <w:szCs w:val="20"/>
          <w:shd w:val="clear" w:color="auto" w:fill="F8F8F8"/>
          <w:lang w:eastAsia="zh-CN" w:bidi="hi-IN"/>
        </w:rPr>
        <w:t>),t(</w:t>
      </w:r>
      <w:proofErr w:type="spellStart"/>
      <w:r w:rsidRPr="009D0838">
        <w:rPr>
          <w:rFonts w:ascii="Consolas" w:hAnsi="Consolas"/>
          <w:i/>
          <w:color w:val="8F5902"/>
          <w:sz w:val="22"/>
          <w:szCs w:val="20"/>
          <w:shd w:val="clear" w:color="auto" w:fill="F8F8F8"/>
          <w:lang w:eastAsia="zh-CN" w:bidi="hi-IN"/>
        </w:rPr>
        <w:t>cm$byClass</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xml:space="preserve"># ROC Curves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roc_model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roc</w:t>
      </w:r>
      <w:r w:rsidRPr="009D0838">
        <w:rPr>
          <w:rFonts w:ascii="Consolas" w:hAnsi="Consolas"/>
          <w:sz w:val="22"/>
          <w:szCs w:val="20"/>
          <w:shd w:val="clear" w:color="auto" w:fill="F8F8F8"/>
          <w:lang w:eastAsia="zh-CN" w:bidi="hi-IN"/>
        </w:rPr>
        <w:t xml:space="preserve">(target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data =</w:t>
      </w:r>
      <w:r w:rsidRPr="009D0838">
        <w:rPr>
          <w:rFonts w:ascii="Consolas" w:hAnsi="Consolas"/>
          <w:sz w:val="22"/>
          <w:szCs w:val="20"/>
          <w:shd w:val="clear" w:color="auto" w:fill="F8F8F8"/>
          <w:lang w:eastAsia="zh-CN" w:bidi="hi-IN"/>
        </w:rPr>
        <w:t xml:space="preserve"> test)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Result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result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list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cm_df</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roc_model</w:t>
      </w:r>
      <w:proofErr w:type="spellEnd"/>
      <w:r w:rsidRPr="009D0838">
        <w:rPr>
          <w:rFonts w:ascii="Consolas" w:hAnsi="Consolas"/>
          <w:sz w:val="22"/>
          <w:szCs w:val="20"/>
          <w:shd w:val="clear" w:color="auto" w:fill="F8F8F8"/>
          <w:lang w:eastAsia="zh-CN" w:bidi="hi-IN"/>
        </w:rPr>
        <w:t>, compare, cm)</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return</w:t>
      </w:r>
      <w:r w:rsidRPr="009D0838">
        <w:rPr>
          <w:rFonts w:ascii="Consolas" w:hAnsi="Consolas"/>
          <w:sz w:val="22"/>
          <w:szCs w:val="20"/>
          <w:shd w:val="clear" w:color="auto" w:fill="F8F8F8"/>
          <w:lang w:eastAsia="zh-CN" w:bidi="hi-IN"/>
        </w:rPr>
        <w:t xml:space="preserve"> (result)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this for used for the ridge and lasso regression models</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calc_metrics_</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function</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model_name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model,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test,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train,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s,</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y_test</w:t>
      </w:r>
      <w:proofErr w:type="spellEnd"/>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predict</w:t>
      </w:r>
      <w:r w:rsidRPr="009D0838">
        <w:rPr>
          <w:rFonts w:ascii="Consolas" w:hAnsi="Consolas"/>
          <w:sz w:val="22"/>
          <w:szCs w:val="20"/>
          <w:shd w:val="clear" w:color="auto" w:fill="F8F8F8"/>
          <w:lang w:eastAsia="zh-CN" w:bidi="hi-IN"/>
        </w:rPr>
        <w:t xml:space="preserve">(model, </w:t>
      </w:r>
      <w:proofErr w:type="spellStart"/>
      <w:r w:rsidRPr="009D0838">
        <w:rPr>
          <w:rFonts w:ascii="Consolas" w:hAnsi="Consolas"/>
          <w:color w:val="204A87"/>
          <w:sz w:val="22"/>
          <w:szCs w:val="20"/>
          <w:shd w:val="clear" w:color="auto" w:fill="F8F8F8"/>
          <w:lang w:eastAsia="zh-CN" w:bidi="hi-IN"/>
        </w:rPr>
        <w:t>newx</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test, </w:t>
      </w:r>
      <w:r w:rsidRPr="009D0838">
        <w:rPr>
          <w:rFonts w:ascii="Consolas" w:hAnsi="Consolas"/>
          <w:color w:val="204A87"/>
          <w:sz w:val="22"/>
          <w:szCs w:val="20"/>
          <w:shd w:val="clear" w:color="auto" w:fill="F8F8F8"/>
          <w:lang w:eastAsia="zh-CN" w:bidi="hi-IN"/>
        </w:rPr>
        <w:t>s=</w:t>
      </w:r>
      <w:r w:rsidRPr="009D0838">
        <w:rPr>
          <w:rFonts w:ascii="Consolas" w:hAnsi="Consolas"/>
          <w:sz w:val="22"/>
          <w:szCs w:val="20"/>
          <w:shd w:val="clear" w:color="auto" w:fill="F8F8F8"/>
          <w:lang w:eastAsia="zh-CN" w:bidi="hi-IN"/>
        </w:rPr>
        <w:t xml:space="preserve">s, </w:t>
      </w:r>
      <w:r w:rsidRPr="009D0838">
        <w:rPr>
          <w:rFonts w:ascii="Consolas" w:hAnsi="Consolas"/>
          <w:color w:val="204A87"/>
          <w:sz w:val="22"/>
          <w:szCs w:val="20"/>
          <w:shd w:val="clear" w:color="auto" w:fill="F8F8F8"/>
          <w:lang w:eastAsia="zh-CN" w:bidi="hi-IN"/>
        </w:rPr>
        <w:t>type=</w:t>
      </w:r>
      <w:r w:rsidRPr="009D0838">
        <w:rPr>
          <w:rFonts w:ascii="Consolas" w:hAnsi="Consolas"/>
          <w:color w:val="4E9A06"/>
          <w:sz w:val="22"/>
          <w:szCs w:val="20"/>
          <w:shd w:val="clear" w:color="auto" w:fill="F8F8F8"/>
          <w:lang w:eastAsia="zh-CN" w:bidi="hi-IN"/>
        </w:rPr>
        <w:t>"response"</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y_pred_model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as.factor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ifelse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0.5</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compare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cbind</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actual=</w:t>
      </w:r>
      <w:proofErr w:type="spellStart"/>
      <w:r w:rsidRPr="009D0838">
        <w:rPr>
          <w:rFonts w:ascii="Consolas" w:hAnsi="Consolas"/>
          <w:b/>
          <w:color w:val="204A87"/>
          <w:sz w:val="22"/>
          <w:szCs w:val="20"/>
          <w:shd w:val="clear" w:color="auto" w:fill="F8F8F8"/>
          <w:lang w:eastAsia="zh-CN" w:bidi="hi-IN"/>
        </w:rPr>
        <w:t>as.numeric.factor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y_test</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predicted=</w:t>
      </w:r>
      <w:proofErr w:type="spellStart"/>
      <w:r w:rsidRPr="009D0838">
        <w:rPr>
          <w:rFonts w:ascii="Consolas" w:hAnsi="Consolas"/>
          <w:b/>
          <w:color w:val="204A87"/>
          <w:sz w:val="22"/>
          <w:szCs w:val="20"/>
          <w:shd w:val="clear" w:color="auto" w:fill="F8F8F8"/>
          <w:lang w:eastAsia="zh-CN" w:bidi="hi-IN"/>
        </w:rPr>
        <w:t>as.numeric.factor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y_pred_model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combine</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Confusion Matrix</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cm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confusionMatrix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as.factor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y_test</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y_pred_model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positive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mode=</w:t>
      </w:r>
      <w:r w:rsidRPr="009D0838">
        <w:rPr>
          <w:rFonts w:ascii="Consolas" w:hAnsi="Consolas"/>
          <w:color w:val="4E9A06"/>
          <w:sz w:val="22"/>
          <w:szCs w:val="20"/>
          <w:shd w:val="clear" w:color="auto" w:fill="F8F8F8"/>
          <w:lang w:eastAsia="zh-CN" w:bidi="hi-IN"/>
        </w:rPr>
        <w:t>"ever</w:t>
      </w:r>
      <w:r w:rsidRPr="009D0838">
        <w:rPr>
          <w:rFonts w:ascii="Consolas" w:hAnsi="Consolas"/>
          <w:color w:val="4E9A06"/>
          <w:sz w:val="22"/>
          <w:szCs w:val="20"/>
          <w:shd w:val="clear" w:color="auto" w:fill="F8F8F8"/>
          <w:lang w:eastAsia="zh-CN" w:bidi="hi-IN"/>
        </w:rPr>
        <w:lastRenderedPageBreak/>
        <w:t>ything"</w:t>
      </w:r>
      <w:r w:rsidRPr="009D0838">
        <w:rPr>
          <w:rFonts w:ascii="Consolas" w:hAnsi="Consolas"/>
          <w:sz w:val="22"/>
          <w:szCs w:val="20"/>
          <w:shd w:val="clear" w:color="auto" w:fill="F8F8F8"/>
          <w:lang w:eastAsia="zh-CN" w:bidi="hi-IN"/>
        </w:rPr>
        <w:t xml:space="preserve"> )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accuracy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overall</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kappa_value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overall</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youden_value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F1Score_value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7</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FP_value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table</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nrow</w:t>
      </w:r>
      <w:proofErr w:type="spellEnd"/>
      <w:r w:rsidRPr="009D0838">
        <w:rPr>
          <w:rFonts w:ascii="Consolas" w:hAnsi="Consolas"/>
          <w:sz w:val="22"/>
          <w:szCs w:val="20"/>
          <w:shd w:val="clear" w:color="auto" w:fill="F8F8F8"/>
          <w:lang w:eastAsia="zh-CN" w:bidi="hi-IN"/>
        </w:rPr>
        <w:t>(test))</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100</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#AUC</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AUC_value</w:t>
      </w:r>
      <w:proofErr w:type="spellEnd"/>
      <w:r w:rsidRPr="009D0838">
        <w:rPr>
          <w:rFonts w:ascii="Consolas" w:hAnsi="Consolas"/>
          <w:i/>
          <w:color w:val="8F5902"/>
          <w:sz w:val="22"/>
          <w:szCs w:val="20"/>
          <w:shd w:val="clear" w:color="auto" w:fill="F8F8F8"/>
          <w:lang w:eastAsia="zh-CN" w:bidi="hi-IN"/>
        </w:rPr>
        <w:t xml:space="preserve"> &lt;- </w:t>
      </w:r>
      <w:proofErr w:type="spellStart"/>
      <w:r w:rsidRPr="009D0838">
        <w:rPr>
          <w:rFonts w:ascii="Consolas" w:hAnsi="Consolas"/>
          <w:i/>
          <w:color w:val="8F5902"/>
          <w:sz w:val="22"/>
          <w:szCs w:val="20"/>
          <w:shd w:val="clear" w:color="auto" w:fill="F8F8F8"/>
          <w:lang w:eastAsia="zh-CN" w:bidi="hi-IN"/>
        </w:rPr>
        <w:t>auc</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as.numeric</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test$target</w:t>
      </w:r>
      <w:proofErr w:type="spellEnd"/>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pred_model</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cm_df</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data.frame</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Model=</w:t>
      </w:r>
      <w:proofErr w:type="spellStart"/>
      <w:r w:rsidRPr="009D0838">
        <w:rPr>
          <w:rFonts w:ascii="Consolas" w:hAnsi="Consolas"/>
          <w:sz w:val="22"/>
          <w:szCs w:val="20"/>
          <w:shd w:val="clear" w:color="auto" w:fill="F8F8F8"/>
          <w:lang w:eastAsia="zh-CN" w:bidi="hi-IN"/>
        </w:rPr>
        <w:t>model_name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Accuracy=</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 xml:space="preserve">(accuracy,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AIC=</w:t>
      </w:r>
      <w:r w:rsidRPr="009D0838">
        <w:rPr>
          <w:rFonts w:ascii="Consolas" w:hAnsi="Consolas"/>
          <w:color w:val="8F5902"/>
          <w:sz w:val="22"/>
          <w:szCs w:val="20"/>
          <w:shd w:val="clear" w:color="auto" w:fill="F8F8F8"/>
          <w:lang w:eastAsia="zh-CN" w:bidi="hi-IN"/>
        </w:rPr>
        <w:t>NA</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BIC=</w:t>
      </w:r>
      <w:r w:rsidRPr="009D0838">
        <w:rPr>
          <w:rFonts w:ascii="Consolas" w:hAnsi="Consolas"/>
          <w:color w:val="8F5902"/>
          <w:sz w:val="22"/>
          <w:szCs w:val="20"/>
          <w:shd w:val="clear" w:color="auto" w:fill="F8F8F8"/>
          <w:lang w:eastAsia="zh-CN" w:bidi="hi-IN"/>
        </w:rPr>
        <w:t>NA</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MAE=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mae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MAPE=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mape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#MAPE calculates the mean absolute percentage error:</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MSE=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mse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#MSE calculates mean squared error</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RMSE=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rmse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Kappa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kappa_value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Youden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youden_value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F1Score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 xml:space="preserve">(F1Score_value,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FPPrct</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FP_value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Sensitivity=</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"Sensitivity"</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Specificity=</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"Specificity"</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PosPredValue</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"Pos </w:t>
      </w:r>
      <w:proofErr w:type="spellStart"/>
      <w:r w:rsidRPr="009D0838">
        <w:rPr>
          <w:rFonts w:ascii="Consolas" w:hAnsi="Consolas"/>
          <w:color w:val="4E9A06"/>
          <w:sz w:val="22"/>
          <w:szCs w:val="20"/>
          <w:shd w:val="clear" w:color="auto" w:fill="F8F8F8"/>
          <w:lang w:eastAsia="zh-CN" w:bidi="hi-IN"/>
        </w:rPr>
        <w:t>Pred</w:t>
      </w:r>
      <w:proofErr w:type="spellEnd"/>
      <w:r w:rsidRPr="009D0838">
        <w:rPr>
          <w:rFonts w:ascii="Consolas" w:hAnsi="Consolas"/>
          <w:color w:val="4E9A06"/>
          <w:sz w:val="22"/>
          <w:szCs w:val="20"/>
          <w:shd w:val="clear" w:color="auto" w:fill="F8F8F8"/>
          <w:lang w:eastAsia="zh-CN" w:bidi="hi-IN"/>
        </w:rPr>
        <w:t xml:space="preserve"> Value"</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NegPredValue</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"Neg </w:t>
      </w:r>
      <w:proofErr w:type="spellStart"/>
      <w:r w:rsidRPr="009D0838">
        <w:rPr>
          <w:rFonts w:ascii="Consolas" w:hAnsi="Consolas"/>
          <w:color w:val="4E9A06"/>
          <w:sz w:val="22"/>
          <w:szCs w:val="20"/>
          <w:shd w:val="clear" w:color="auto" w:fill="F8F8F8"/>
          <w:lang w:eastAsia="zh-CN" w:bidi="hi-IN"/>
        </w:rPr>
        <w:t>Pred</w:t>
      </w:r>
      <w:proofErr w:type="spellEnd"/>
      <w:r w:rsidRPr="009D0838">
        <w:rPr>
          <w:rFonts w:ascii="Consolas" w:hAnsi="Consolas"/>
          <w:color w:val="4E9A06"/>
          <w:sz w:val="22"/>
          <w:szCs w:val="20"/>
          <w:shd w:val="clear" w:color="auto" w:fill="F8F8F8"/>
          <w:lang w:eastAsia="zh-CN" w:bidi="hi-IN"/>
        </w:rPr>
        <w:t xml:space="preserve"> Value"</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Precision=</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"Precision"</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Recall=</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"Recall"</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BalancedAccuracy</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"Balanced Accuracy"</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cbind</w:t>
      </w:r>
      <w:proofErr w:type="spellEnd"/>
      <w:r w:rsidRPr="009D0838">
        <w:rPr>
          <w:rFonts w:ascii="Consolas" w:hAnsi="Consolas"/>
          <w:i/>
          <w:color w:val="8F5902"/>
          <w:sz w:val="22"/>
          <w:szCs w:val="20"/>
          <w:shd w:val="clear" w:color="auto" w:fill="F8F8F8"/>
          <w:lang w:eastAsia="zh-CN" w:bidi="hi-IN"/>
        </w:rPr>
        <w:t>(t(</w:t>
      </w:r>
      <w:proofErr w:type="spellStart"/>
      <w:r w:rsidRPr="009D0838">
        <w:rPr>
          <w:rFonts w:ascii="Consolas" w:hAnsi="Consolas"/>
          <w:i/>
          <w:color w:val="8F5902"/>
          <w:sz w:val="22"/>
          <w:szCs w:val="20"/>
          <w:shd w:val="clear" w:color="auto" w:fill="F8F8F8"/>
          <w:lang w:eastAsia="zh-CN" w:bidi="hi-IN"/>
        </w:rPr>
        <w:t>cm$overall</w:t>
      </w:r>
      <w:proofErr w:type="spellEnd"/>
      <w:r w:rsidRPr="009D0838">
        <w:rPr>
          <w:rFonts w:ascii="Consolas" w:hAnsi="Consolas"/>
          <w:i/>
          <w:color w:val="8F5902"/>
          <w:sz w:val="22"/>
          <w:szCs w:val="20"/>
          <w:shd w:val="clear" w:color="auto" w:fill="F8F8F8"/>
          <w:lang w:eastAsia="zh-CN" w:bidi="hi-IN"/>
        </w:rPr>
        <w:t>),t(</w:t>
      </w:r>
      <w:proofErr w:type="spellStart"/>
      <w:r w:rsidRPr="009D0838">
        <w:rPr>
          <w:rFonts w:ascii="Consolas" w:hAnsi="Consolas"/>
          <w:i/>
          <w:color w:val="8F5902"/>
          <w:sz w:val="22"/>
          <w:szCs w:val="20"/>
          <w:shd w:val="clear" w:color="auto" w:fill="F8F8F8"/>
          <w:lang w:eastAsia="zh-CN" w:bidi="hi-IN"/>
        </w:rPr>
        <w:t>cm$byClass</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xml:space="preserve"># ROC Curves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roc_model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roc</w:t>
      </w:r>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as.numeric</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y_test</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as.numeric</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data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as.data.frame</w:t>
      </w:r>
      <w:proofErr w:type="spellEnd"/>
      <w:r w:rsidRPr="009D0838">
        <w:rPr>
          <w:rFonts w:ascii="Consolas" w:hAnsi="Consolas"/>
          <w:sz w:val="22"/>
          <w:szCs w:val="20"/>
          <w:shd w:val="clear" w:color="auto" w:fill="F8F8F8"/>
          <w:lang w:eastAsia="zh-CN" w:bidi="hi-IN"/>
        </w:rPr>
        <w:t>(test))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Result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result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list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cm_df</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roc_model</w:t>
      </w:r>
      <w:proofErr w:type="spellEnd"/>
      <w:r w:rsidRPr="009D0838">
        <w:rPr>
          <w:rFonts w:ascii="Consolas" w:hAnsi="Consolas"/>
          <w:sz w:val="22"/>
          <w:szCs w:val="20"/>
          <w:shd w:val="clear" w:color="auto" w:fill="F8F8F8"/>
          <w:lang w:eastAsia="zh-CN" w:bidi="hi-IN"/>
        </w:rPr>
        <w:t>, compare, cm)</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return</w:t>
      </w:r>
      <w:r w:rsidRPr="009D0838">
        <w:rPr>
          <w:rFonts w:ascii="Consolas" w:hAnsi="Consolas"/>
          <w:sz w:val="22"/>
          <w:szCs w:val="20"/>
          <w:shd w:val="clear" w:color="auto" w:fill="F8F8F8"/>
          <w:lang w:eastAsia="zh-CN" w:bidi="hi-IN"/>
        </w:rPr>
        <w:t xml:space="preserve"> (result)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used for </w:t>
      </w:r>
      <w:proofErr w:type="spellStart"/>
      <w:r w:rsidRPr="009D0838">
        <w:rPr>
          <w:rFonts w:ascii="Consolas" w:hAnsi="Consolas"/>
          <w:sz w:val="22"/>
          <w:szCs w:val="20"/>
          <w:shd w:val="clear" w:color="auto" w:fill="F8F8F8"/>
          <w:lang w:eastAsia="zh-CN" w:bidi="hi-IN"/>
        </w:rPr>
        <w:t>neuralnet</w:t>
      </w:r>
      <w:proofErr w:type="spellEnd"/>
      <w:r w:rsidRPr="009D0838">
        <w:rPr>
          <w:rFonts w:ascii="Consolas" w:hAnsi="Consolas"/>
          <w:sz w:val="22"/>
          <w:szCs w:val="20"/>
          <w:shd w:val="clear" w:color="auto" w:fill="F8F8F8"/>
          <w:lang w:eastAsia="zh-CN" w:bidi="hi-IN"/>
        </w:rPr>
        <w:t xml:space="preserve"> and decision tree</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calc_metrics_</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function</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model_name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model,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test,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train,</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lastRenderedPageBreak/>
        <w:t xml:space="preserve">                           </w:t>
      </w:r>
      <w:r w:rsidRPr="009D0838">
        <w:rPr>
          <w:rFonts w:ascii="Consolas" w:hAnsi="Consolas"/>
          <w:color w:val="204A87"/>
          <w:sz w:val="22"/>
          <w:szCs w:val="20"/>
          <w:shd w:val="clear" w:color="auto" w:fill="F8F8F8"/>
          <w:lang w:eastAsia="zh-CN" w:bidi="hi-IN"/>
        </w:rPr>
        <w:t>type=</w:t>
      </w:r>
      <w:r w:rsidRPr="009D0838">
        <w:rPr>
          <w:rFonts w:ascii="Consolas" w:hAnsi="Consolas"/>
          <w:color w:val="8F5902"/>
          <w:sz w:val="22"/>
          <w:szCs w:val="20"/>
          <w:shd w:val="clear" w:color="auto" w:fill="F8F8F8"/>
          <w:lang w:eastAsia="zh-CN" w:bidi="hi-IN"/>
        </w:rPr>
        <w:t>NULL</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y_test</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8F5902"/>
          <w:sz w:val="22"/>
          <w:szCs w:val="20"/>
          <w:shd w:val="clear" w:color="auto" w:fill="F8F8F8"/>
          <w:lang w:eastAsia="zh-CN" w:bidi="hi-IN"/>
        </w:rPr>
        <w:t>NULL</w:t>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if</w:t>
      </w:r>
      <w:r w:rsidRPr="009D0838">
        <w:rPr>
          <w:rFonts w:ascii="Consolas" w:hAnsi="Consolas"/>
          <w:sz w:val="22"/>
          <w:szCs w:val="20"/>
          <w:shd w:val="clear" w:color="auto" w:fill="F8F8F8"/>
          <w:lang w:eastAsia="zh-CN" w:bidi="hi-IN"/>
        </w:rPr>
        <w:t xml:space="preserve"> (type</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w:t>
      </w:r>
      <w:proofErr w:type="spellStart"/>
      <w:r w:rsidRPr="009D0838">
        <w:rPr>
          <w:rFonts w:ascii="Consolas" w:hAnsi="Consolas"/>
          <w:color w:val="4E9A06"/>
          <w:sz w:val="22"/>
          <w:szCs w:val="20"/>
          <w:shd w:val="clear" w:color="auto" w:fill="F8F8F8"/>
          <w:lang w:eastAsia="zh-CN" w:bidi="hi-IN"/>
        </w:rPr>
        <w:t>nnet</w:t>
      </w:r>
      <w:proofErr w:type="spellEnd"/>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neuralnet</w:t>
      </w:r>
      <w:proofErr w:type="spellEnd"/>
      <w:r w:rsidRPr="009D0838">
        <w:rPr>
          <w:rFonts w:ascii="Consolas" w:hAnsi="Consolas"/>
          <w:b/>
          <w:color w:val="CE5C00"/>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compute</w:t>
      </w:r>
      <w:r w:rsidRPr="009D0838">
        <w:rPr>
          <w:rFonts w:ascii="Consolas" w:hAnsi="Consolas"/>
          <w:sz w:val="22"/>
          <w:szCs w:val="20"/>
          <w:shd w:val="clear" w:color="auto" w:fill="F8F8F8"/>
          <w:lang w:eastAsia="zh-CN" w:bidi="hi-IN"/>
        </w:rPr>
        <w:t xml:space="preserve">(model, test[, </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net.result</w:t>
      </w:r>
      <w:proofErr w:type="spellEnd"/>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y_pred_model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as.factor</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ifelse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0.5</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target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y_test</w:t>
      </w:r>
      <w:proofErr w:type="spellEnd"/>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else</w:t>
      </w:r>
      <w:r w:rsidRPr="009D0838">
        <w:rPr>
          <w:rFonts w:ascii="Consolas" w:hAnsi="Consolas"/>
          <w:sz w:val="22"/>
          <w:szCs w:val="20"/>
          <w:shd w:val="clear" w:color="auto" w:fill="F8F8F8"/>
          <w:lang w:eastAsia="zh-CN" w:bidi="hi-IN"/>
        </w:rPr>
        <w:t xml:space="preserve"> {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predict</w:t>
      </w:r>
      <w:r w:rsidRPr="009D0838">
        <w:rPr>
          <w:rFonts w:ascii="Consolas" w:hAnsi="Consolas"/>
          <w:sz w:val="22"/>
          <w:szCs w:val="20"/>
          <w:shd w:val="clear" w:color="auto" w:fill="F8F8F8"/>
          <w:lang w:eastAsia="zh-CN" w:bidi="hi-IN"/>
        </w:rPr>
        <w:t xml:space="preserve">(model, test, </w:t>
      </w:r>
      <w:r w:rsidRPr="009D0838">
        <w:rPr>
          <w:rFonts w:ascii="Consolas" w:hAnsi="Consolas"/>
          <w:color w:val="204A87"/>
          <w:sz w:val="22"/>
          <w:szCs w:val="20"/>
          <w:shd w:val="clear" w:color="auto" w:fill="F8F8F8"/>
          <w:lang w:eastAsia="zh-CN" w:bidi="hi-IN"/>
        </w:rPr>
        <w:t>type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"prob"</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y_pred_model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as.factor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ifelse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0.5</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target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test</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target</w:t>
      </w:r>
      <w:proofErr w:type="spellEnd"/>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compare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cbind</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actual=</w:t>
      </w:r>
      <w:proofErr w:type="spellStart"/>
      <w:r w:rsidRPr="009D0838">
        <w:rPr>
          <w:rFonts w:ascii="Consolas" w:hAnsi="Consolas"/>
          <w:b/>
          <w:color w:val="204A87"/>
          <w:sz w:val="22"/>
          <w:szCs w:val="20"/>
          <w:shd w:val="clear" w:color="auto" w:fill="F8F8F8"/>
          <w:lang w:eastAsia="zh-CN" w:bidi="hi-IN"/>
        </w:rPr>
        <w:t>as.numeric.factor</w:t>
      </w:r>
      <w:proofErr w:type="spellEnd"/>
      <w:r w:rsidRPr="009D0838">
        <w:rPr>
          <w:rFonts w:ascii="Consolas" w:hAnsi="Consolas"/>
          <w:sz w:val="22"/>
          <w:szCs w:val="20"/>
          <w:shd w:val="clear" w:color="auto" w:fill="F8F8F8"/>
          <w:lang w:eastAsia="zh-CN" w:bidi="hi-IN"/>
        </w:rPr>
        <w:t xml:space="preserve">(target),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predicted=</w:t>
      </w:r>
      <w:proofErr w:type="spellStart"/>
      <w:r w:rsidRPr="009D0838">
        <w:rPr>
          <w:rFonts w:ascii="Consolas" w:hAnsi="Consolas"/>
          <w:b/>
          <w:color w:val="204A87"/>
          <w:sz w:val="22"/>
          <w:szCs w:val="20"/>
          <w:shd w:val="clear" w:color="auto" w:fill="F8F8F8"/>
          <w:lang w:eastAsia="zh-CN" w:bidi="hi-IN"/>
        </w:rPr>
        <w:t>as.numeric.factor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y_pred_model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combine</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Confusion Matrix</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cm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confusionMatrix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as.factor</w:t>
      </w:r>
      <w:proofErr w:type="spellEnd"/>
      <w:r w:rsidRPr="009D0838">
        <w:rPr>
          <w:rFonts w:ascii="Consolas" w:hAnsi="Consolas"/>
          <w:sz w:val="22"/>
          <w:szCs w:val="20"/>
          <w:shd w:val="clear" w:color="auto" w:fill="F8F8F8"/>
          <w:lang w:eastAsia="zh-CN" w:bidi="hi-IN"/>
        </w:rPr>
        <w:t xml:space="preserve">(target), </w:t>
      </w:r>
      <w:proofErr w:type="spellStart"/>
      <w:r w:rsidRPr="009D0838">
        <w:rPr>
          <w:rFonts w:ascii="Consolas" w:hAnsi="Consolas"/>
          <w:sz w:val="22"/>
          <w:szCs w:val="20"/>
          <w:shd w:val="clear" w:color="auto" w:fill="F8F8F8"/>
          <w:lang w:eastAsia="zh-CN" w:bidi="hi-IN"/>
        </w:rPr>
        <w:t>y_pred_model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positive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mode=</w:t>
      </w:r>
      <w:r w:rsidRPr="009D0838">
        <w:rPr>
          <w:rFonts w:ascii="Consolas" w:hAnsi="Consolas"/>
          <w:color w:val="4E9A06"/>
          <w:sz w:val="22"/>
          <w:szCs w:val="20"/>
          <w:shd w:val="clear" w:color="auto" w:fill="F8F8F8"/>
          <w:lang w:eastAsia="zh-CN" w:bidi="hi-IN"/>
        </w:rPr>
        <w:t>"everything"</w:t>
      </w:r>
      <w:r w:rsidRPr="009D0838">
        <w:rPr>
          <w:rFonts w:ascii="Consolas" w:hAnsi="Consolas"/>
          <w:sz w:val="22"/>
          <w:szCs w:val="20"/>
          <w:shd w:val="clear" w:color="auto" w:fill="F8F8F8"/>
          <w:lang w:eastAsia="zh-CN" w:bidi="hi-IN"/>
        </w:rPr>
        <w:t xml:space="preserve"> )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accuracy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overall</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kappa_value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overall</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youden_value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F1Score_value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7</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FP_value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table</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nrow</w:t>
      </w:r>
      <w:proofErr w:type="spellEnd"/>
      <w:r w:rsidRPr="009D0838">
        <w:rPr>
          <w:rFonts w:ascii="Consolas" w:hAnsi="Consolas"/>
          <w:sz w:val="22"/>
          <w:szCs w:val="20"/>
          <w:shd w:val="clear" w:color="auto" w:fill="F8F8F8"/>
          <w:lang w:eastAsia="zh-CN" w:bidi="hi-IN"/>
        </w:rPr>
        <w:t>(test))</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100</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#AUC</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AUC_value</w:t>
      </w:r>
      <w:proofErr w:type="spellEnd"/>
      <w:r w:rsidRPr="009D0838">
        <w:rPr>
          <w:rFonts w:ascii="Consolas" w:hAnsi="Consolas"/>
          <w:i/>
          <w:color w:val="8F5902"/>
          <w:sz w:val="22"/>
          <w:szCs w:val="20"/>
          <w:shd w:val="clear" w:color="auto" w:fill="F8F8F8"/>
          <w:lang w:eastAsia="zh-CN" w:bidi="hi-IN"/>
        </w:rPr>
        <w:t xml:space="preserve"> &lt;- </w:t>
      </w:r>
      <w:proofErr w:type="spellStart"/>
      <w:r w:rsidRPr="009D0838">
        <w:rPr>
          <w:rFonts w:ascii="Consolas" w:hAnsi="Consolas"/>
          <w:i/>
          <w:color w:val="8F5902"/>
          <w:sz w:val="22"/>
          <w:szCs w:val="20"/>
          <w:shd w:val="clear" w:color="auto" w:fill="F8F8F8"/>
          <w:lang w:eastAsia="zh-CN" w:bidi="hi-IN"/>
        </w:rPr>
        <w:t>auc</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as.numeric</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test$target</w:t>
      </w:r>
      <w:proofErr w:type="spellEnd"/>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pred_model</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cm_df</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data.frame</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Model=</w:t>
      </w:r>
      <w:proofErr w:type="spellStart"/>
      <w:r w:rsidRPr="009D0838">
        <w:rPr>
          <w:rFonts w:ascii="Consolas" w:hAnsi="Consolas"/>
          <w:sz w:val="22"/>
          <w:szCs w:val="20"/>
          <w:shd w:val="clear" w:color="auto" w:fill="F8F8F8"/>
          <w:lang w:eastAsia="zh-CN" w:bidi="hi-IN"/>
        </w:rPr>
        <w:t>model_name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Accuracy=</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 xml:space="preserve">(accuracy,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AIC=</w:t>
      </w:r>
      <w:r w:rsidRPr="009D0838">
        <w:rPr>
          <w:rFonts w:ascii="Consolas" w:hAnsi="Consolas"/>
          <w:color w:val="8F5902"/>
          <w:sz w:val="22"/>
          <w:szCs w:val="20"/>
          <w:shd w:val="clear" w:color="auto" w:fill="F8F8F8"/>
          <w:lang w:eastAsia="zh-CN" w:bidi="hi-IN"/>
        </w:rPr>
        <w:t>NA</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BIC=</w:t>
      </w:r>
      <w:r w:rsidRPr="009D0838">
        <w:rPr>
          <w:rFonts w:ascii="Consolas" w:hAnsi="Consolas"/>
          <w:color w:val="8F5902"/>
          <w:sz w:val="22"/>
          <w:szCs w:val="20"/>
          <w:shd w:val="clear" w:color="auto" w:fill="F8F8F8"/>
          <w:lang w:eastAsia="zh-CN" w:bidi="hi-IN"/>
        </w:rPr>
        <w:t>NA</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MAE=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mae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MAPE=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mape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#MAPE calculates the mean absolute percentage error:</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MSE=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mse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#MSE calculates mean squared error</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RMSE=</w:t>
      </w:r>
      <w:r w:rsidRPr="009D0838">
        <w:rPr>
          <w:rFonts w:ascii="Consolas" w:hAnsi="Consolas"/>
          <w:sz w:val="22"/>
          <w:szCs w:val="20"/>
          <w:shd w:val="clear" w:color="auto" w:fill="F8F8F8"/>
          <w:lang w:eastAsia="zh-CN" w:bidi="hi-IN"/>
        </w:rPr>
        <w:t>Metrics</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rmse</w:t>
      </w:r>
      <w:proofErr w:type="spellEnd"/>
      <w:r w:rsidRPr="009D0838">
        <w:rPr>
          <w:rFonts w:ascii="Consolas" w:hAnsi="Consolas"/>
          <w:sz w:val="22"/>
          <w:szCs w:val="20"/>
          <w:shd w:val="clear" w:color="auto" w:fill="F8F8F8"/>
          <w:lang w:eastAsia="zh-CN" w:bidi="hi-IN"/>
        </w:rPr>
        <w:t xml:space="preserve">(compare[,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compare[,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Kappa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kappa_value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Youden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youden_value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F1Score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 xml:space="preserve">(F1Score_value,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FPPrct</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FP_value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Sensitivity=</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"Sensitivity"</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Specificity=</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"Specificity"</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PosPredValue</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"Pos </w:t>
      </w:r>
      <w:proofErr w:type="spellStart"/>
      <w:r w:rsidRPr="009D0838">
        <w:rPr>
          <w:rFonts w:ascii="Consolas" w:hAnsi="Consolas"/>
          <w:color w:val="4E9A06"/>
          <w:sz w:val="22"/>
          <w:szCs w:val="20"/>
          <w:shd w:val="clear" w:color="auto" w:fill="F8F8F8"/>
          <w:lang w:eastAsia="zh-CN" w:bidi="hi-IN"/>
        </w:rPr>
        <w:t>Pred</w:t>
      </w:r>
      <w:proofErr w:type="spellEnd"/>
      <w:r w:rsidRPr="009D0838">
        <w:rPr>
          <w:rFonts w:ascii="Consolas" w:hAnsi="Consolas"/>
          <w:color w:val="4E9A06"/>
          <w:sz w:val="22"/>
          <w:szCs w:val="20"/>
          <w:shd w:val="clear" w:color="auto" w:fill="F8F8F8"/>
          <w:lang w:eastAsia="zh-CN" w:bidi="hi-IN"/>
        </w:rPr>
        <w:t xml:space="preserve"> Value"</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NegPredValue</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"Neg </w:t>
      </w:r>
      <w:proofErr w:type="spellStart"/>
      <w:r w:rsidRPr="009D0838">
        <w:rPr>
          <w:rFonts w:ascii="Consolas" w:hAnsi="Consolas"/>
          <w:color w:val="4E9A06"/>
          <w:sz w:val="22"/>
          <w:szCs w:val="20"/>
          <w:shd w:val="clear" w:color="auto" w:fill="F8F8F8"/>
          <w:lang w:eastAsia="zh-CN" w:bidi="hi-IN"/>
        </w:rPr>
        <w:t>Pred</w:t>
      </w:r>
      <w:proofErr w:type="spellEnd"/>
      <w:r w:rsidRPr="009D0838">
        <w:rPr>
          <w:rFonts w:ascii="Consolas" w:hAnsi="Consolas"/>
          <w:color w:val="4E9A06"/>
          <w:sz w:val="22"/>
          <w:szCs w:val="20"/>
          <w:shd w:val="clear" w:color="auto" w:fill="F8F8F8"/>
          <w:lang w:eastAsia="zh-CN" w:bidi="hi-IN"/>
        </w:rPr>
        <w:t xml:space="preserve"> Value"</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Precision=</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"Precision"</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Recall=</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"Recall"</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lastRenderedPageBreak/>
        <w:t xml:space="preserve">                      </w:t>
      </w:r>
      <w:proofErr w:type="spellStart"/>
      <w:r w:rsidRPr="009D0838">
        <w:rPr>
          <w:rFonts w:ascii="Consolas" w:hAnsi="Consolas"/>
          <w:color w:val="204A87"/>
          <w:sz w:val="22"/>
          <w:szCs w:val="20"/>
          <w:shd w:val="clear" w:color="auto" w:fill="F8F8F8"/>
          <w:lang w:eastAsia="zh-CN" w:bidi="hi-IN"/>
        </w:rPr>
        <w:t>BalancedAccuracy</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round</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byClass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"Balanced Accuracy"</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cbind</w:t>
      </w:r>
      <w:proofErr w:type="spellEnd"/>
      <w:r w:rsidRPr="009D0838">
        <w:rPr>
          <w:rFonts w:ascii="Consolas" w:hAnsi="Consolas"/>
          <w:i/>
          <w:color w:val="8F5902"/>
          <w:sz w:val="22"/>
          <w:szCs w:val="20"/>
          <w:shd w:val="clear" w:color="auto" w:fill="F8F8F8"/>
          <w:lang w:eastAsia="zh-CN" w:bidi="hi-IN"/>
        </w:rPr>
        <w:t>(t(</w:t>
      </w:r>
      <w:proofErr w:type="spellStart"/>
      <w:r w:rsidRPr="009D0838">
        <w:rPr>
          <w:rFonts w:ascii="Consolas" w:hAnsi="Consolas"/>
          <w:i/>
          <w:color w:val="8F5902"/>
          <w:sz w:val="22"/>
          <w:szCs w:val="20"/>
          <w:shd w:val="clear" w:color="auto" w:fill="F8F8F8"/>
          <w:lang w:eastAsia="zh-CN" w:bidi="hi-IN"/>
        </w:rPr>
        <w:t>cm$overall</w:t>
      </w:r>
      <w:proofErr w:type="spellEnd"/>
      <w:r w:rsidRPr="009D0838">
        <w:rPr>
          <w:rFonts w:ascii="Consolas" w:hAnsi="Consolas"/>
          <w:i/>
          <w:color w:val="8F5902"/>
          <w:sz w:val="22"/>
          <w:szCs w:val="20"/>
          <w:shd w:val="clear" w:color="auto" w:fill="F8F8F8"/>
          <w:lang w:eastAsia="zh-CN" w:bidi="hi-IN"/>
        </w:rPr>
        <w:t>),t(</w:t>
      </w:r>
      <w:proofErr w:type="spellStart"/>
      <w:r w:rsidRPr="009D0838">
        <w:rPr>
          <w:rFonts w:ascii="Consolas" w:hAnsi="Consolas"/>
          <w:i/>
          <w:color w:val="8F5902"/>
          <w:sz w:val="22"/>
          <w:szCs w:val="20"/>
          <w:shd w:val="clear" w:color="auto" w:fill="F8F8F8"/>
          <w:lang w:eastAsia="zh-CN" w:bidi="hi-IN"/>
        </w:rPr>
        <w:t>cm$byClass</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xml:space="preserve"># ROC Curves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roc_model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roc</w:t>
      </w:r>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as.numeric</w:t>
      </w:r>
      <w:proofErr w:type="spellEnd"/>
      <w:r w:rsidRPr="009D0838">
        <w:rPr>
          <w:rFonts w:ascii="Consolas" w:hAnsi="Consolas"/>
          <w:sz w:val="22"/>
          <w:szCs w:val="20"/>
          <w:shd w:val="clear" w:color="auto" w:fill="F8F8F8"/>
          <w:lang w:eastAsia="zh-CN" w:bidi="hi-IN"/>
        </w:rPr>
        <w:t xml:space="preserve">(target)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as.numeric</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pred_model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data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as.data.frame</w:t>
      </w:r>
      <w:proofErr w:type="spellEnd"/>
      <w:r w:rsidRPr="009D0838">
        <w:rPr>
          <w:rFonts w:ascii="Consolas" w:hAnsi="Consolas"/>
          <w:sz w:val="22"/>
          <w:szCs w:val="20"/>
          <w:shd w:val="clear" w:color="auto" w:fill="F8F8F8"/>
          <w:lang w:eastAsia="zh-CN" w:bidi="hi-IN"/>
        </w:rPr>
        <w:t>(test))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Result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result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list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cm_df</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roc_model</w:t>
      </w:r>
      <w:proofErr w:type="spellEnd"/>
      <w:r w:rsidRPr="009D0838">
        <w:rPr>
          <w:rFonts w:ascii="Consolas" w:hAnsi="Consolas"/>
          <w:sz w:val="22"/>
          <w:szCs w:val="20"/>
          <w:shd w:val="clear" w:color="auto" w:fill="F8F8F8"/>
          <w:lang w:eastAsia="zh-CN" w:bidi="hi-IN"/>
        </w:rPr>
        <w:t>, compare, cm)</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return</w:t>
      </w:r>
      <w:r w:rsidRPr="009D0838">
        <w:rPr>
          <w:rFonts w:ascii="Consolas" w:hAnsi="Consolas"/>
          <w:sz w:val="22"/>
          <w:szCs w:val="20"/>
          <w:shd w:val="clear" w:color="auto" w:fill="F8F8F8"/>
          <w:lang w:eastAsia="zh-CN" w:bidi="hi-IN"/>
        </w:rPr>
        <w:t xml:space="preserve"> (result)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plot_varImp</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function</w:t>
      </w:r>
      <w:r w:rsidRPr="009D0838">
        <w:rPr>
          <w:rFonts w:ascii="Consolas" w:hAnsi="Consolas"/>
          <w:sz w:val="22"/>
          <w:szCs w:val="20"/>
          <w:shd w:val="clear" w:color="auto" w:fill="F8F8F8"/>
          <w:lang w:eastAsia="zh-CN" w:bidi="hi-IN"/>
        </w:rPr>
        <w:t>(model)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x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data.frame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varImp</w:t>
      </w:r>
      <w:proofErr w:type="spellEnd"/>
      <w:r w:rsidRPr="009D0838">
        <w:rPr>
          <w:rFonts w:ascii="Consolas" w:hAnsi="Consolas"/>
          <w:sz w:val="22"/>
          <w:szCs w:val="20"/>
          <w:shd w:val="clear" w:color="auto" w:fill="F8F8F8"/>
          <w:lang w:eastAsia="zh-CN" w:bidi="hi-IN"/>
        </w:rPr>
        <w:t>(model))</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x</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Variable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rownames</w:t>
      </w:r>
      <w:proofErr w:type="spellEnd"/>
      <w:r w:rsidRPr="009D0838">
        <w:rPr>
          <w:rFonts w:ascii="Consolas" w:hAnsi="Consolas"/>
          <w:sz w:val="22"/>
          <w:szCs w:val="20"/>
          <w:shd w:val="clear" w:color="auto" w:fill="F8F8F8"/>
          <w:lang w:eastAsia="zh-CN" w:bidi="hi-IN"/>
        </w:rPr>
        <w:t>(x)</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x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w:t>
      </w:r>
      <w:r w:rsidRPr="009D0838">
        <w:rPr>
          <w:rFonts w:ascii="Consolas" w:hAnsi="Consolas"/>
          <w:b/>
          <w:color w:val="204A87"/>
          <w:sz w:val="22"/>
          <w:szCs w:val="20"/>
          <w:shd w:val="clear" w:color="auto" w:fill="F8F8F8"/>
          <w:lang w:eastAsia="zh-CN" w:bidi="hi-IN"/>
        </w:rPr>
        <w:t>reorder</w:t>
      </w:r>
      <w:r w:rsidRPr="009D0838">
        <w:rPr>
          <w:rFonts w:ascii="Consolas" w:hAnsi="Consolas"/>
          <w:sz w:val="22"/>
          <w:szCs w:val="20"/>
          <w:shd w:val="clear" w:color="auto" w:fill="F8F8F8"/>
          <w:lang w:eastAsia="zh-CN" w:bidi="hi-IN"/>
        </w:rPr>
        <w:t xml:space="preserve">(Variable, Overall), </w:t>
      </w:r>
      <w:r w:rsidRPr="009D0838">
        <w:rPr>
          <w:rFonts w:ascii="Consolas" w:hAnsi="Consolas"/>
          <w:color w:val="204A87"/>
          <w:sz w:val="22"/>
          <w:szCs w:val="20"/>
          <w:shd w:val="clear" w:color="auto" w:fill="F8F8F8"/>
          <w:lang w:eastAsia="zh-CN" w:bidi="hi-IN"/>
        </w:rPr>
        <w:t>y=</w:t>
      </w:r>
      <w:r w:rsidRPr="009D0838">
        <w:rPr>
          <w:rFonts w:ascii="Consolas" w:hAnsi="Consolas"/>
          <w:sz w:val="22"/>
          <w:szCs w:val="20"/>
          <w:shd w:val="clear" w:color="auto" w:fill="F8F8F8"/>
          <w:lang w:eastAsia="zh-CN" w:bidi="hi-IN"/>
        </w:rPr>
        <w:t xml:space="preserve">Overall, </w:t>
      </w:r>
      <w:r w:rsidRPr="009D0838">
        <w:rPr>
          <w:rFonts w:ascii="Consolas" w:hAnsi="Consolas"/>
          <w:color w:val="204A87"/>
          <w:sz w:val="22"/>
          <w:szCs w:val="20"/>
          <w:shd w:val="clear" w:color="auto" w:fill="F8F8F8"/>
          <w:lang w:eastAsia="zh-CN" w:bidi="hi-IN"/>
        </w:rPr>
        <w:t>fill=</w:t>
      </w:r>
      <w:r w:rsidRPr="009D0838">
        <w:rPr>
          <w:rFonts w:ascii="Consolas" w:hAnsi="Consolas"/>
          <w:sz w:val="22"/>
          <w:szCs w:val="20"/>
          <w:shd w:val="clear" w:color="auto" w:fill="F8F8F8"/>
          <w:lang w:eastAsia="zh-CN" w:bidi="hi-IN"/>
        </w:rPr>
        <w:t xml:space="preserve">Overall))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geom_bar</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stat=</w:t>
      </w:r>
      <w:r w:rsidRPr="009D0838">
        <w:rPr>
          <w:rFonts w:ascii="Consolas" w:hAnsi="Consolas"/>
          <w:color w:val="4E9A06"/>
          <w:sz w:val="22"/>
          <w:szCs w:val="20"/>
          <w:shd w:val="clear" w:color="auto" w:fill="F8F8F8"/>
          <w:lang w:eastAsia="zh-CN" w:bidi="hi-IN"/>
        </w:rPr>
        <w:t>"identity"</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coord_flip</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guides</w:t>
      </w:r>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fill=</w:t>
      </w:r>
      <w:r w:rsidRPr="009D0838">
        <w:rPr>
          <w:rFonts w:ascii="Consolas" w:hAnsi="Consolas"/>
          <w:color w:val="8F5902"/>
          <w:sz w:val="22"/>
          <w:szCs w:val="20"/>
          <w:shd w:val="clear" w:color="auto" w:fill="F8F8F8"/>
          <w:lang w:eastAsia="zh-CN" w:bidi="hi-IN"/>
        </w:rPr>
        <w:t>FALSE</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xlab</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"Variable"</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ylab</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"Importance"</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ggtitle</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"Variable Importance"</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----data exploration,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Variable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colnames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Definition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"Amount of given credit in NT dollars"</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"Gender (1=male, 2=female)"</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"(1=graduate school, 2=university, 3=high school, 4=others, 5=unknown, 6=unknown)"</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"Marital status (1=married, 2=single, 3=others)"</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"Age in Years"</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"Repayment status in September,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"Repayment status in August,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"Repayment status in July,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"Repayment status in June,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"Repayment status in May,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"Repayment status in April,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"Amount of bill statement in September,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"Amount of bill statement in August,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"Amount of bill statement in July,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"Amount of bill statement in June,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"Amount of bill statement in May,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"Amount of bill statement in April,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 Amount of previous payment in September,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 Amount of previous payment in August,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 Amount of previous payment in July,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 Amount of previous payment in June,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 Amount of previous payment in May,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 Amount of previous payment in April, 2005"</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"Default payment (1=yes, 0=no)"</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card_sum</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cbind.data.frame</w:t>
      </w:r>
      <w:proofErr w:type="spellEnd"/>
      <w:r w:rsidRPr="009D0838">
        <w:rPr>
          <w:rFonts w:ascii="Consolas" w:hAnsi="Consolas"/>
          <w:sz w:val="22"/>
          <w:szCs w:val="20"/>
          <w:shd w:val="clear" w:color="auto" w:fill="F8F8F8"/>
          <w:lang w:eastAsia="zh-CN" w:bidi="hi-IN"/>
        </w:rPr>
        <w:t xml:space="preserve"> (Variable, Definition)</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lastRenderedPageBreak/>
        <w:t>card_sum</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Type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"Predictor"</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card_sum</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24</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"Response"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write.csv</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card_sum</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'dataset_description.csv'</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row.names</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F)</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knitr</w:t>
      </w:r>
      <w:proofErr w:type="spellEnd"/>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kable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card_sum</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caption=</w:t>
      </w:r>
      <w:r w:rsidRPr="009D0838">
        <w:rPr>
          <w:rFonts w:ascii="Consolas" w:hAnsi="Consolas"/>
          <w:color w:val="4E9A06"/>
          <w:sz w:val="22"/>
          <w:szCs w:val="20"/>
          <w:shd w:val="clear" w:color="auto" w:fill="F8F8F8"/>
          <w:lang w:eastAsia="zh-CN" w:bidi="hi-IN"/>
        </w:rPr>
        <w:t>"Table 1. Credit Card Default Dataset"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proofErr w:type="spellStart"/>
      <w:r w:rsidRPr="009D0838">
        <w:rPr>
          <w:rFonts w:ascii="Consolas" w:hAnsi="Consolas"/>
          <w:sz w:val="22"/>
          <w:szCs w:val="20"/>
          <w:shd w:val="clear" w:color="auto" w:fill="F8F8F8"/>
          <w:lang w:eastAsia="zh-CN" w:bidi="hi-IN"/>
        </w:rPr>
        <w:t>miss_plot</w:t>
      </w:r>
      <w:proofErr w:type="spellEnd"/>
      <w:r w:rsidRPr="009D0838">
        <w:rPr>
          <w:rFonts w:ascii="Consolas" w:hAnsi="Consolas"/>
          <w:sz w:val="22"/>
          <w:szCs w:val="20"/>
          <w:shd w:val="clear" w:color="auto" w:fill="F8F8F8"/>
          <w:lang w:eastAsia="zh-CN" w:bidi="hi-IN"/>
        </w:rPr>
        <w:t>, echo=FALSE, message=FALSE, warning=FALSE, eval = FALSE----</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plot_missing</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w:t>
      </w:r>
      <w:proofErr w:type="spellEnd"/>
      <w:r w:rsidRPr="009D0838">
        <w:rPr>
          <w:rFonts w:ascii="Consolas" w:hAnsi="Consolas"/>
          <w:sz w:val="22"/>
          <w:szCs w:val="20"/>
          <w:shd w:val="clear" w:color="auto" w:fill="F8F8F8"/>
          <w:lang w:eastAsia="zh-CN" w:bidi="hi-IN"/>
        </w:rPr>
        <w:t>, title="Credit Card Data - Missing Values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----descriptive statistics, echo=FALSE, message=FALSE, warning=FALSE, eval = FALSE----</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#Use Describe Package to calculate Descriptive Statistic</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proofErr w:type="spellStart"/>
      <w:r w:rsidRPr="009D0838">
        <w:rPr>
          <w:rFonts w:ascii="Consolas" w:hAnsi="Consolas"/>
          <w:sz w:val="22"/>
          <w:szCs w:val="20"/>
          <w:shd w:val="clear" w:color="auto" w:fill="F8F8F8"/>
          <w:lang w:eastAsia="zh-CN" w:bidi="hi-IN"/>
        </w:rPr>
        <w:t>CC_des</w:t>
      </w:r>
      <w:proofErr w:type="spellEnd"/>
      <w:r w:rsidRPr="009D0838">
        <w:rPr>
          <w:rFonts w:ascii="Consolas" w:hAnsi="Consolas"/>
          <w:sz w:val="22"/>
          <w:szCs w:val="20"/>
          <w:shd w:val="clear" w:color="auto" w:fill="F8F8F8"/>
          <w:lang w:eastAsia="zh-CN" w:bidi="hi-IN"/>
        </w:rPr>
        <w:t xml:space="preserve"> &lt;- describe(</w:t>
      </w:r>
      <w:proofErr w:type="spellStart"/>
      <w:r w:rsidRPr="009D0838">
        <w:rPr>
          <w:rFonts w:ascii="Consolas" w:hAnsi="Consolas"/>
          <w:sz w:val="22"/>
          <w:szCs w:val="20"/>
          <w:shd w:val="clear" w:color="auto" w:fill="F8F8F8"/>
          <w:lang w:eastAsia="zh-CN" w:bidi="hi-IN"/>
        </w:rPr>
        <w:t>cc_data</w:t>
      </w:r>
      <w:proofErr w:type="spellEnd"/>
      <w:r w:rsidRPr="009D0838">
        <w:rPr>
          <w:rFonts w:ascii="Consolas" w:hAnsi="Consolas"/>
          <w:sz w:val="22"/>
          <w:szCs w:val="20"/>
          <w:shd w:val="clear" w:color="auto" w:fill="F8F8F8"/>
          <w:lang w:eastAsia="zh-CN" w:bidi="hi-IN"/>
        </w:rPr>
        <w:t xml:space="preserve">, na.rm=TRUE, </w:t>
      </w:r>
      <w:proofErr w:type="spellStart"/>
      <w:r w:rsidRPr="009D0838">
        <w:rPr>
          <w:rFonts w:ascii="Consolas" w:hAnsi="Consolas"/>
          <w:sz w:val="22"/>
          <w:szCs w:val="20"/>
          <w:shd w:val="clear" w:color="auto" w:fill="F8F8F8"/>
          <w:lang w:eastAsia="zh-CN" w:bidi="hi-IN"/>
        </w:rPr>
        <w:t>interp</w:t>
      </w:r>
      <w:proofErr w:type="spellEnd"/>
      <w:r w:rsidRPr="009D0838">
        <w:rPr>
          <w:rFonts w:ascii="Consolas" w:hAnsi="Consolas"/>
          <w:sz w:val="22"/>
          <w:szCs w:val="20"/>
          <w:shd w:val="clear" w:color="auto" w:fill="F8F8F8"/>
          <w:lang w:eastAsia="zh-CN" w:bidi="hi-IN"/>
        </w:rPr>
        <w:t>=FALSE, skew=TRUE, ranges=TRUE, trim=.1, type=3, check=TRUE, fast=FALSE, quant=c(.1,.25,.75,.90), IQR=TRUE))</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----echo=FALSE, message=FALSE, warning=FALSE----------------------------</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#Temporary dataset turned to factors for visualization</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cc_data</w:t>
      </w:r>
      <w:proofErr w:type="spellEnd"/>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vars3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"SEX"</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"MARRIAGE"</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"EDUCATION"</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"DEFAULT"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[vars3]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lapply</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[vars3], factor)</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#Check ordering </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table</w:t>
      </w:r>
      <w:r w:rsidRPr="009D0838">
        <w:rPr>
          <w:rFonts w:ascii="Consolas" w:hAnsi="Consolas"/>
          <w:sz w:val="22"/>
          <w:szCs w:val="20"/>
          <w:shd w:val="clear" w:color="auto" w:fill="F8F8F8"/>
          <w:lang w:eastAsia="zh-CN" w:bidi="hi-IN"/>
        </w:rPr>
        <w:t>(cc_dataT</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PAY_</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proofErr w:type="spellStart"/>
      <w:r w:rsidRPr="009D0838">
        <w:rPr>
          <w:rFonts w:ascii="Consolas" w:hAnsi="Consolas"/>
          <w:sz w:val="22"/>
          <w:szCs w:val="20"/>
          <w:shd w:val="clear" w:color="auto" w:fill="F8F8F8"/>
          <w:lang w:eastAsia="zh-CN" w:bidi="hi-IN"/>
        </w:rPr>
        <w:t>bal</w:t>
      </w:r>
      <w:proofErr w:type="spellEnd"/>
      <w:r w:rsidRPr="009D0838">
        <w:rPr>
          <w:rFonts w:ascii="Consolas" w:hAnsi="Consolas"/>
          <w:sz w:val="22"/>
          <w:szCs w:val="20"/>
          <w:shd w:val="clear" w:color="auto" w:fill="F8F8F8"/>
          <w:lang w:eastAsia="zh-CN" w:bidi="hi-IN"/>
        </w:rPr>
        <w:t>, echo=FALSE, message=FALSE, warning=FALSE-----------------------</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par</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mfrow</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LIMIT_BAL, </w:t>
      </w:r>
      <w:r w:rsidRPr="009D0838">
        <w:rPr>
          <w:rFonts w:ascii="Consolas" w:hAnsi="Consolas"/>
          <w:color w:val="204A87"/>
          <w:sz w:val="22"/>
          <w:szCs w:val="20"/>
          <w:shd w:val="clear" w:color="auto" w:fill="F8F8F8"/>
          <w:lang w:eastAsia="zh-CN" w:bidi="hi-IN"/>
        </w:rPr>
        <w:t>fill =</w:t>
      </w:r>
      <w:r w:rsidRPr="009D0838">
        <w:rPr>
          <w:rFonts w:ascii="Consolas" w:hAnsi="Consolas"/>
          <w:sz w:val="22"/>
          <w:szCs w:val="20"/>
          <w:shd w:val="clear" w:color="auto" w:fill="F8F8F8"/>
          <w:lang w:eastAsia="zh-CN" w:bidi="hi-IN"/>
        </w:rPr>
        <w:t xml:space="preserve"> DEFAULT))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geom_histogram</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labs</w:t>
      </w:r>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'Credit Limit'</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theme_gdocs</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----bal2, echo=FALSE, message=FALSE, warning=FALSE, eval=F--------------</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(x=LIMIT_BAL, y=LIMIT_BAL))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geom_boxplot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----sex, echo=FALSE, message=FALSE, warning=FALSE, eval=F---------------</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(x = SEX, fill = DEFAULT))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geom_bar</w:t>
      </w:r>
      <w:proofErr w:type="spellEnd"/>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labs(x = 'SEX')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proofErr w:type="spellStart"/>
      <w:r w:rsidRPr="009D0838">
        <w:rPr>
          <w:rFonts w:ascii="Consolas" w:hAnsi="Consolas"/>
          <w:sz w:val="22"/>
          <w:szCs w:val="20"/>
          <w:shd w:val="clear" w:color="auto" w:fill="F8F8F8"/>
          <w:lang w:eastAsia="zh-CN" w:bidi="hi-IN"/>
        </w:rPr>
        <w:t>edu</w:t>
      </w:r>
      <w:proofErr w:type="spellEnd"/>
      <w:r w:rsidRPr="009D0838">
        <w:rPr>
          <w:rFonts w:ascii="Consolas" w:hAnsi="Consolas"/>
          <w:sz w:val="22"/>
          <w:szCs w:val="20"/>
          <w:shd w:val="clear" w:color="auto" w:fill="F8F8F8"/>
          <w:lang w:eastAsia="zh-CN" w:bidi="hi-IN"/>
        </w:rPr>
        <w:t>, echo=FALSE, message=FALSE, warning=FALSE, eval=F---------------</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(x = EDUCATION, fill = DEFAULT))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geom_bar</w:t>
      </w:r>
      <w:proofErr w:type="spellEnd"/>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lastRenderedPageBreak/>
        <w:t>##   labs(x = 'EDUCATION')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----marriage, echo=FALSE, message=FALSE, warning=FALSE, eval=F----------</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(x = MARRIAGE, fill = DEFAULT))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geom_bar</w:t>
      </w:r>
      <w:proofErr w:type="spellEnd"/>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labs(x = 'MARRIAGE')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----age, echo=FALSE, message=FALSE, warning=FALSE-----------------------</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par</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mfrow</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AGE, </w:t>
      </w:r>
      <w:r w:rsidRPr="009D0838">
        <w:rPr>
          <w:rFonts w:ascii="Consolas" w:hAnsi="Consolas"/>
          <w:color w:val="204A87"/>
          <w:sz w:val="22"/>
          <w:szCs w:val="20"/>
          <w:shd w:val="clear" w:color="auto" w:fill="F8F8F8"/>
          <w:lang w:eastAsia="zh-CN" w:bidi="hi-IN"/>
        </w:rPr>
        <w:t>fill =</w:t>
      </w:r>
      <w:r w:rsidRPr="009D0838">
        <w:rPr>
          <w:rFonts w:ascii="Consolas" w:hAnsi="Consolas"/>
          <w:sz w:val="22"/>
          <w:szCs w:val="20"/>
          <w:shd w:val="clear" w:color="auto" w:fill="F8F8F8"/>
          <w:lang w:eastAsia="zh-CN" w:bidi="hi-IN"/>
        </w:rPr>
        <w:t xml:space="preserve"> DEFAULT))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geom_histogram</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labs</w:t>
      </w:r>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'AGE'</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----age2, echo=FALSE, message=FALSE, warning=FALSE, eval=F--------------</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(x=AGE, y=AGE))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geom_boxplot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----repay,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par</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mfrow</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stack</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6</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11</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 xml:space="preserve">(values, </w:t>
      </w:r>
      <w:r w:rsidRPr="009D0838">
        <w:rPr>
          <w:rFonts w:ascii="Consolas" w:hAnsi="Consolas"/>
          <w:color w:val="204A87"/>
          <w:sz w:val="22"/>
          <w:szCs w:val="20"/>
          <w:shd w:val="clear" w:color="auto" w:fill="F8F8F8"/>
          <w:lang w:eastAsia="zh-CN" w:bidi="hi-IN"/>
        </w:rPr>
        <w:t>fill=</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facet_wrap</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scales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"free"</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geom_bar</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theme</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legend.position</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"none"</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----bill,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par</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mfrow</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stack</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12</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17</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 xml:space="preserve">(values, </w:t>
      </w:r>
      <w:r w:rsidRPr="009D0838">
        <w:rPr>
          <w:rFonts w:ascii="Consolas" w:hAnsi="Consolas"/>
          <w:color w:val="204A87"/>
          <w:sz w:val="22"/>
          <w:szCs w:val="20"/>
          <w:shd w:val="clear" w:color="auto" w:fill="F8F8F8"/>
          <w:lang w:eastAsia="zh-CN" w:bidi="hi-IN"/>
        </w:rPr>
        <w:t>fill=</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facet_wrap</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scales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"free"</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geom_histogram</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theme</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legend.position</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"none"</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stack</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12</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17</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y =</w:t>
      </w:r>
      <w:r w:rsidRPr="009D0838">
        <w:rPr>
          <w:rFonts w:ascii="Consolas" w:hAnsi="Consolas"/>
          <w:sz w:val="22"/>
          <w:szCs w:val="20"/>
          <w:shd w:val="clear" w:color="auto" w:fill="F8F8F8"/>
          <w:lang w:eastAsia="zh-CN" w:bidi="hi-IN"/>
        </w:rPr>
        <w:t xml:space="preserve"> values, </w:t>
      </w:r>
      <w:r w:rsidRPr="009D0838">
        <w:rPr>
          <w:rFonts w:ascii="Consolas" w:hAnsi="Consolas"/>
          <w:color w:val="204A87"/>
          <w:sz w:val="22"/>
          <w:szCs w:val="20"/>
          <w:shd w:val="clear" w:color="auto" w:fill="F8F8F8"/>
          <w:lang w:eastAsia="zh-CN" w:bidi="hi-IN"/>
        </w:rPr>
        <w:t>fill=</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facet_wrap</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scales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"free"</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geom_boxplot</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theme</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legend.position</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"none"</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----pay,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par</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mfrow</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stack</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18</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 xml:space="preserve">(values, </w:t>
      </w:r>
      <w:r w:rsidRPr="009D0838">
        <w:rPr>
          <w:rFonts w:ascii="Consolas" w:hAnsi="Consolas"/>
          <w:color w:val="204A87"/>
          <w:sz w:val="22"/>
          <w:szCs w:val="20"/>
          <w:shd w:val="clear" w:color="auto" w:fill="F8F8F8"/>
          <w:lang w:eastAsia="zh-CN" w:bidi="hi-IN"/>
        </w:rPr>
        <w:t>fill=</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lastRenderedPageBreak/>
        <w:t xml:space="preserve">  </w:t>
      </w:r>
      <w:proofErr w:type="spellStart"/>
      <w:r w:rsidRPr="009D0838">
        <w:rPr>
          <w:rFonts w:ascii="Consolas" w:hAnsi="Consolas"/>
          <w:b/>
          <w:color w:val="204A87"/>
          <w:sz w:val="22"/>
          <w:szCs w:val="20"/>
          <w:shd w:val="clear" w:color="auto" w:fill="F8F8F8"/>
          <w:lang w:eastAsia="zh-CN" w:bidi="hi-IN"/>
        </w:rPr>
        <w:t>facet_wrap</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scales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"free"</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geom_histogram</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theme</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legend.position</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"none"</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stack</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18</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y =</w:t>
      </w:r>
      <w:r w:rsidRPr="009D0838">
        <w:rPr>
          <w:rFonts w:ascii="Consolas" w:hAnsi="Consolas"/>
          <w:sz w:val="22"/>
          <w:szCs w:val="20"/>
          <w:shd w:val="clear" w:color="auto" w:fill="F8F8F8"/>
          <w:lang w:eastAsia="zh-CN" w:bidi="hi-IN"/>
        </w:rPr>
        <w:t xml:space="preserve"> values, </w:t>
      </w:r>
      <w:r w:rsidRPr="009D0838">
        <w:rPr>
          <w:rFonts w:ascii="Consolas" w:hAnsi="Consolas"/>
          <w:color w:val="204A87"/>
          <w:sz w:val="22"/>
          <w:szCs w:val="20"/>
          <w:shd w:val="clear" w:color="auto" w:fill="F8F8F8"/>
          <w:lang w:eastAsia="zh-CN" w:bidi="hi-IN"/>
        </w:rPr>
        <w:t>fill=</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facet_wrap</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ind</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scales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"free"</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geom_boxplot</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theme</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legend.position</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"none"</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----default, echo=FALSE, message=FALSE, warning=FALSE-------------------</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cc_dataT</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DEFAULT))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geom_bar</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fill=</w:t>
      </w:r>
      <w:r w:rsidRPr="009D0838">
        <w:rPr>
          <w:rFonts w:ascii="Consolas" w:hAnsi="Consolas"/>
          <w:color w:val="4E9A06"/>
          <w:sz w:val="22"/>
          <w:szCs w:val="20"/>
          <w:shd w:val="clear" w:color="auto" w:fill="F8F8F8"/>
          <w:lang w:eastAsia="zh-CN" w:bidi="hi-IN"/>
        </w:rPr>
        <w:t>"blue"</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labs</w:t>
      </w:r>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'DEFAULT'</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----recode, echo=FALSE, message=FALSE, warning=FALSE--------------------</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MARRIED</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ifelse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MARRIAGE</w:t>
      </w:r>
      <w:proofErr w:type="spellEnd"/>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MALE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ifelse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SEX</w:t>
      </w:r>
      <w:proofErr w:type="spellEnd"/>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EDU_COLLEGE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ifelse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EDUCATION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%in%</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EDU_ADV_DEGREE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ifelse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EDUCATION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dplyr</w:t>
      </w:r>
      <w:proofErr w:type="spellEnd"/>
      <w:r w:rsidRPr="009D0838">
        <w:rPr>
          <w:rFonts w:ascii="Consolas" w:hAnsi="Consolas"/>
          <w:b/>
          <w:color w:val="CE5C00"/>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select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EDUCATION, </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MARRIAGE, </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SEX)</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----factorize,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#Check for data type</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sapply</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cc_dataR,class</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#convert categorical to factor variables so that R can create dummy variables</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#ordered</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 vars1 &lt;- c("EDUCATION", "PAY_0", "PAY_2", "PAY_3", "PAY_4", "PAY_5", "PAY_6")</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 </w:t>
      </w:r>
      <w:proofErr w:type="spellStart"/>
      <w:r w:rsidRPr="009D0838">
        <w:rPr>
          <w:rFonts w:ascii="Consolas" w:hAnsi="Consolas"/>
          <w:i/>
          <w:color w:val="8F5902"/>
          <w:sz w:val="22"/>
          <w:szCs w:val="20"/>
          <w:shd w:val="clear" w:color="auto" w:fill="F8F8F8"/>
          <w:lang w:eastAsia="zh-CN" w:bidi="hi-IN"/>
        </w:rPr>
        <w:t>cc_data</w:t>
      </w:r>
      <w:proofErr w:type="spellEnd"/>
      <w:r w:rsidRPr="009D0838">
        <w:rPr>
          <w:rFonts w:ascii="Consolas" w:hAnsi="Consolas"/>
          <w:i/>
          <w:color w:val="8F5902"/>
          <w:sz w:val="22"/>
          <w:szCs w:val="20"/>
          <w:shd w:val="clear" w:color="auto" w:fill="F8F8F8"/>
          <w:lang w:eastAsia="zh-CN" w:bidi="hi-IN"/>
        </w:rPr>
        <w:t xml:space="preserve">[vars1] &lt;- </w:t>
      </w:r>
      <w:proofErr w:type="spellStart"/>
      <w:r w:rsidRPr="009D0838">
        <w:rPr>
          <w:rFonts w:ascii="Consolas" w:hAnsi="Consolas"/>
          <w:i/>
          <w:color w:val="8F5902"/>
          <w:sz w:val="22"/>
          <w:szCs w:val="20"/>
          <w:shd w:val="clear" w:color="auto" w:fill="F8F8F8"/>
          <w:lang w:eastAsia="zh-CN" w:bidi="hi-IN"/>
        </w:rPr>
        <w:t>lapply</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cc_data</w:t>
      </w:r>
      <w:proofErr w:type="spellEnd"/>
      <w:r w:rsidRPr="009D0838">
        <w:rPr>
          <w:rFonts w:ascii="Consolas" w:hAnsi="Consolas"/>
          <w:i/>
          <w:color w:val="8F5902"/>
          <w:sz w:val="22"/>
          <w:szCs w:val="20"/>
          <w:shd w:val="clear" w:color="auto" w:fill="F8F8F8"/>
          <w:lang w:eastAsia="zh-CN" w:bidi="hi-IN"/>
        </w:rPr>
        <w:t>[vars1], ordered)</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#unordered</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vars2 &lt;- c("MALE", "MARRIED","EDU_ADV_DEGREE", "EDU_COLLEGE","DEFAULT")</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cc_dataR</w:t>
      </w:r>
      <w:proofErr w:type="spellEnd"/>
      <w:r w:rsidRPr="009D0838">
        <w:rPr>
          <w:rFonts w:ascii="Consolas" w:hAnsi="Consolas"/>
          <w:i/>
          <w:color w:val="8F5902"/>
          <w:sz w:val="22"/>
          <w:szCs w:val="20"/>
          <w:shd w:val="clear" w:color="auto" w:fill="F8F8F8"/>
          <w:lang w:eastAsia="zh-CN" w:bidi="hi-IN"/>
        </w:rPr>
        <w:t xml:space="preserve">[vars2] &lt;- </w:t>
      </w:r>
      <w:proofErr w:type="spellStart"/>
      <w:r w:rsidRPr="009D0838">
        <w:rPr>
          <w:rFonts w:ascii="Consolas" w:hAnsi="Consolas"/>
          <w:i/>
          <w:color w:val="8F5902"/>
          <w:sz w:val="22"/>
          <w:szCs w:val="20"/>
          <w:shd w:val="clear" w:color="auto" w:fill="F8F8F8"/>
          <w:lang w:eastAsia="zh-CN" w:bidi="hi-IN"/>
        </w:rPr>
        <w:t>lapply</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cc_dataR</w:t>
      </w:r>
      <w:proofErr w:type="spellEnd"/>
      <w:r w:rsidRPr="009D0838">
        <w:rPr>
          <w:rFonts w:ascii="Consolas" w:hAnsi="Consolas"/>
          <w:i/>
          <w:color w:val="8F5902"/>
          <w:sz w:val="22"/>
          <w:szCs w:val="20"/>
          <w:shd w:val="clear" w:color="auto" w:fill="F8F8F8"/>
          <w:lang w:eastAsia="zh-CN" w:bidi="hi-IN"/>
        </w:rPr>
        <w:t>[vars2], factor)</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----correlation, echo=FALSE, message=FALSE, warning=FALSE, </w:t>
      </w:r>
      <w:proofErr w:type="spellStart"/>
      <w:r w:rsidRPr="009D0838">
        <w:rPr>
          <w:rFonts w:ascii="Consolas" w:hAnsi="Consolas"/>
          <w:sz w:val="22"/>
          <w:szCs w:val="20"/>
          <w:shd w:val="clear" w:color="auto" w:fill="F8F8F8"/>
          <w:lang w:eastAsia="zh-CN" w:bidi="hi-IN"/>
        </w:rPr>
        <w:t>fig.height</w:t>
      </w:r>
      <w:proofErr w:type="spellEnd"/>
      <w:r w:rsidRPr="009D0838">
        <w:rPr>
          <w:rFonts w:ascii="Consolas" w:hAnsi="Consolas"/>
          <w:sz w:val="22"/>
          <w:szCs w:val="20"/>
          <w:shd w:val="clear" w:color="auto" w:fill="F8F8F8"/>
          <w:lang w:eastAsia="zh-CN" w:bidi="hi-IN"/>
        </w:rPr>
        <w:t xml:space="preserve">=8, </w:t>
      </w:r>
      <w:proofErr w:type="spellStart"/>
      <w:r w:rsidRPr="009D0838">
        <w:rPr>
          <w:rFonts w:ascii="Consolas" w:hAnsi="Consolas"/>
          <w:sz w:val="22"/>
          <w:szCs w:val="20"/>
          <w:shd w:val="clear" w:color="auto" w:fill="F8F8F8"/>
          <w:lang w:eastAsia="zh-CN" w:bidi="hi-IN"/>
        </w:rPr>
        <w:t>fig.width</w:t>
      </w:r>
      <w:proofErr w:type="spellEnd"/>
      <w:r w:rsidRPr="009D0838">
        <w:rPr>
          <w:rFonts w:ascii="Consolas" w:hAnsi="Consolas"/>
          <w:sz w:val="22"/>
          <w:szCs w:val="20"/>
          <w:shd w:val="clear" w:color="auto" w:fill="F8F8F8"/>
          <w:lang w:eastAsia="zh-CN" w:bidi="hi-IN"/>
        </w:rPr>
        <w:t>=10----</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ggcorr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method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"pairwise"</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label=</w:t>
      </w:r>
      <w:r w:rsidRPr="009D0838">
        <w:rPr>
          <w:rFonts w:ascii="Consolas" w:hAnsi="Consolas"/>
          <w:color w:val="8F5902"/>
          <w:sz w:val="22"/>
          <w:szCs w:val="20"/>
          <w:shd w:val="clear" w:color="auto" w:fill="F8F8F8"/>
          <w:lang w:eastAsia="zh-CN" w:bidi="hi-IN"/>
        </w:rPr>
        <w:t>TRUE</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nbreaks</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6</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----echo=FALSE, message=FALSE, warning=FALSE, </w:t>
      </w:r>
      <w:proofErr w:type="spellStart"/>
      <w:r w:rsidRPr="009D0838">
        <w:rPr>
          <w:rFonts w:ascii="Consolas" w:hAnsi="Consolas"/>
          <w:sz w:val="22"/>
          <w:szCs w:val="20"/>
          <w:shd w:val="clear" w:color="auto" w:fill="F8F8F8"/>
          <w:lang w:eastAsia="zh-CN" w:bidi="hi-IN"/>
        </w:rPr>
        <w:t>fig.height</w:t>
      </w:r>
      <w:proofErr w:type="spellEnd"/>
      <w:r w:rsidRPr="009D0838">
        <w:rPr>
          <w:rFonts w:ascii="Consolas" w:hAnsi="Consolas"/>
          <w:sz w:val="22"/>
          <w:szCs w:val="20"/>
          <w:shd w:val="clear" w:color="auto" w:fill="F8F8F8"/>
          <w:lang w:eastAsia="zh-CN" w:bidi="hi-IN"/>
        </w:rPr>
        <w:t xml:space="preserve">=8, </w:t>
      </w:r>
      <w:proofErr w:type="spellStart"/>
      <w:r w:rsidRPr="009D0838">
        <w:rPr>
          <w:rFonts w:ascii="Consolas" w:hAnsi="Consolas"/>
          <w:sz w:val="22"/>
          <w:szCs w:val="20"/>
          <w:shd w:val="clear" w:color="auto" w:fill="F8F8F8"/>
          <w:lang w:eastAsia="zh-CN" w:bidi="hi-IN"/>
        </w:rPr>
        <w:t>fig.width</w:t>
      </w:r>
      <w:proofErr w:type="spellEnd"/>
      <w:r w:rsidRPr="009D0838">
        <w:rPr>
          <w:rFonts w:ascii="Consolas" w:hAnsi="Consolas"/>
          <w:sz w:val="22"/>
          <w:szCs w:val="20"/>
          <w:shd w:val="clear" w:color="auto" w:fill="F8F8F8"/>
          <w:lang w:eastAsia="zh-CN" w:bidi="hi-IN"/>
        </w:rPr>
        <w:t>=10----</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lastRenderedPageBreak/>
        <w:t>#all base variables</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model1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glm</w:t>
      </w:r>
      <w:proofErr w:type="spellEnd"/>
      <w:r w:rsidRPr="009D0838">
        <w:rPr>
          <w:rFonts w:ascii="Consolas" w:hAnsi="Consolas"/>
          <w:sz w:val="22"/>
          <w:szCs w:val="20"/>
          <w:shd w:val="clear" w:color="auto" w:fill="F8F8F8"/>
          <w:lang w:eastAsia="zh-CN" w:bidi="hi-IN"/>
        </w:rPr>
        <w:t xml:space="preserve">(DEFAULT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data=</w:t>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family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binomial</w:t>
      </w:r>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link=</w:t>
      </w:r>
      <w:r w:rsidRPr="009D0838">
        <w:rPr>
          <w:rFonts w:ascii="Consolas" w:hAnsi="Consolas"/>
          <w:color w:val="4E9A06"/>
          <w:sz w:val="22"/>
          <w:szCs w:val="20"/>
          <w:shd w:val="clear" w:color="auto" w:fill="F8F8F8"/>
          <w:lang w:eastAsia="zh-CN" w:bidi="hi-IN"/>
        </w:rPr>
        <w:t>"logit"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#summary(model1)</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car</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vif</w:t>
      </w:r>
      <w:proofErr w:type="spellEnd"/>
      <w:r w:rsidRPr="009D0838">
        <w:rPr>
          <w:rFonts w:ascii="Consolas" w:hAnsi="Consolas"/>
          <w:sz w:val="22"/>
          <w:szCs w:val="20"/>
          <w:shd w:val="clear" w:color="auto" w:fill="F8F8F8"/>
          <w:lang w:eastAsia="zh-CN" w:bidi="hi-IN"/>
        </w:rPr>
        <w:t>(model1)</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proofErr w:type="spellStart"/>
      <w:r w:rsidRPr="009D0838">
        <w:rPr>
          <w:rFonts w:ascii="Consolas" w:hAnsi="Consolas"/>
          <w:sz w:val="22"/>
          <w:szCs w:val="20"/>
          <w:shd w:val="clear" w:color="auto" w:fill="F8F8F8"/>
          <w:lang w:eastAsia="zh-CN" w:bidi="hi-IN"/>
        </w:rPr>
        <w:t>pca</w:t>
      </w:r>
      <w:proofErr w:type="spellEnd"/>
      <w:r w:rsidRPr="009D0838">
        <w:rPr>
          <w:rFonts w:ascii="Consolas" w:hAnsi="Consolas"/>
          <w:sz w:val="22"/>
          <w:szCs w:val="20"/>
          <w:shd w:val="clear" w:color="auto" w:fill="F8F8F8"/>
          <w:lang w:eastAsia="zh-CN" w:bidi="hi-IN"/>
        </w:rPr>
        <w:t>, echo=FALSE, message=FALSE, warning=FALSE-----------------------</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pca_val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princomp</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subset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select =</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DEFAULT))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#VB - 05/24/2018 added loading of variables</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pca_df</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unclass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pca_val</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loadings</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kable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pca_df</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screeplot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pca_val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type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"lines"</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----echo=FALSE, message=FALSE, warning=FALSE, </w:t>
      </w:r>
      <w:proofErr w:type="spellStart"/>
      <w:r w:rsidRPr="009D0838">
        <w:rPr>
          <w:rFonts w:ascii="Consolas" w:hAnsi="Consolas"/>
          <w:sz w:val="22"/>
          <w:szCs w:val="20"/>
          <w:shd w:val="clear" w:color="auto" w:fill="F8F8F8"/>
          <w:lang w:eastAsia="zh-CN" w:bidi="hi-IN"/>
        </w:rPr>
        <w:t>fig.height</w:t>
      </w:r>
      <w:proofErr w:type="spellEnd"/>
      <w:r w:rsidRPr="009D0838">
        <w:rPr>
          <w:rFonts w:ascii="Consolas" w:hAnsi="Consolas"/>
          <w:sz w:val="22"/>
          <w:szCs w:val="20"/>
          <w:shd w:val="clear" w:color="auto" w:fill="F8F8F8"/>
          <w:lang w:eastAsia="zh-CN" w:bidi="hi-IN"/>
        </w:rPr>
        <w:t xml:space="preserve">=8, </w:t>
      </w:r>
      <w:proofErr w:type="spellStart"/>
      <w:r w:rsidRPr="009D0838">
        <w:rPr>
          <w:rFonts w:ascii="Consolas" w:hAnsi="Consolas"/>
          <w:sz w:val="22"/>
          <w:szCs w:val="20"/>
          <w:shd w:val="clear" w:color="auto" w:fill="F8F8F8"/>
          <w:lang w:eastAsia="zh-CN" w:bidi="hi-IN"/>
        </w:rPr>
        <w:t>fig.width</w:t>
      </w:r>
      <w:proofErr w:type="spellEnd"/>
      <w:r w:rsidRPr="009D0838">
        <w:rPr>
          <w:rFonts w:ascii="Consolas" w:hAnsi="Consolas"/>
          <w:sz w:val="22"/>
          <w:szCs w:val="20"/>
          <w:shd w:val="clear" w:color="auto" w:fill="F8F8F8"/>
          <w:lang w:eastAsia="zh-CN" w:bidi="hi-IN"/>
        </w:rPr>
        <w:t>=10----</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mutate</w:t>
      </w:r>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AVG_BILL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rowMeans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cbind</w:t>
      </w:r>
      <w:proofErr w:type="spellEnd"/>
      <w:r w:rsidRPr="009D0838">
        <w:rPr>
          <w:rFonts w:ascii="Consolas" w:hAnsi="Consolas"/>
          <w:sz w:val="22"/>
          <w:szCs w:val="20"/>
          <w:shd w:val="clear" w:color="auto" w:fill="F8F8F8"/>
          <w:lang w:eastAsia="zh-CN" w:bidi="hi-IN"/>
        </w:rPr>
        <w:t xml:space="preserve">(BILL_AMT1, BILL_AMT2, BILL_AMT3, BILL_AMT4, BILL_AMT5, BILL_AMT6)),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AVG_BILL_TO_LIMIT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rowMeans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cbind</w:t>
      </w:r>
      <w:proofErr w:type="spellEnd"/>
      <w:r w:rsidRPr="009D0838">
        <w:rPr>
          <w:rFonts w:ascii="Consolas" w:hAnsi="Consolas"/>
          <w:sz w:val="22"/>
          <w:szCs w:val="20"/>
          <w:shd w:val="clear" w:color="auto" w:fill="F8F8F8"/>
          <w:lang w:eastAsia="zh-CN" w:bidi="hi-IN"/>
        </w:rPr>
        <w:t>(BILL_AMT1, BILL_AMT2, BILL_AMT3, BILL_AMT4, BILL_AMT5, BILL_AMT6))</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LIMIT_BAL,</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PAY_TO_BILL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rowMeans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cbind</w:t>
      </w:r>
      <w:proofErr w:type="spellEnd"/>
      <w:r w:rsidRPr="009D0838">
        <w:rPr>
          <w:rFonts w:ascii="Consolas" w:hAnsi="Consolas"/>
          <w:sz w:val="22"/>
          <w:szCs w:val="20"/>
          <w:shd w:val="clear" w:color="auto" w:fill="F8F8F8"/>
          <w:lang w:eastAsia="zh-CN" w:bidi="hi-IN"/>
        </w:rPr>
        <w:t>(PAY_AMT1, PAY_AMT2, PAY_AMT3, PAY_AMT4, PAY_AMT5, PAY_AMT6))</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rowMeans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cbind</w:t>
      </w:r>
      <w:proofErr w:type="spellEnd"/>
      <w:r w:rsidRPr="009D0838">
        <w:rPr>
          <w:rFonts w:ascii="Consolas" w:hAnsi="Consolas"/>
          <w:sz w:val="22"/>
          <w:szCs w:val="20"/>
          <w:shd w:val="clear" w:color="auto" w:fill="F8F8F8"/>
          <w:lang w:eastAsia="zh-CN" w:bidi="hi-IN"/>
        </w:rPr>
        <w:t>(BILL_AMT1, BILL_AMT2, BILL_AMT3, BILL_AMT4, BILL_AMT5, BILL_AMT6))</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AVG_BILL_TO_LIMIT))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geom_histogram</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shape=</w:t>
      </w:r>
      <w:r w:rsidRPr="009D0838">
        <w:rPr>
          <w:rFonts w:ascii="Consolas" w:hAnsi="Consolas"/>
          <w:color w:val="0000CF"/>
          <w:sz w:val="22"/>
          <w:szCs w:val="20"/>
          <w:shd w:val="clear" w:color="auto" w:fill="F8F8F8"/>
          <w:lang w:eastAsia="zh-CN" w:bidi="hi-IN"/>
        </w:rPr>
        <w:t>21</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size =</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fill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factor</w:t>
      </w:r>
      <w:r w:rsidRPr="009D0838">
        <w:rPr>
          <w:rFonts w:ascii="Consolas" w:hAnsi="Consolas"/>
          <w:sz w:val="22"/>
          <w:szCs w:val="20"/>
          <w:shd w:val="clear" w:color="auto" w:fill="F8F8F8"/>
          <w:lang w:eastAsia="zh-CN" w:bidi="hi-IN"/>
        </w:rPr>
        <w:t xml:space="preserve">(DEFAULT)))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labs</w:t>
      </w:r>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'Average Bill to Limit'</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theme_gdocs</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----echo=FALSE, message=FALSE, warning=FALSE----------------------------</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cc_dataR</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INC_COUNT</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for</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i</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in</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5</w:t>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cc_dataR</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INC_COUNT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ifelse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paste</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"BILL_AMT"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i</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sep</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paste</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"BILL_AMT"</w:t>
      </w:r>
      <w:r w:rsidRPr="009D0838">
        <w:rPr>
          <w:rFonts w:ascii="Consolas" w:hAnsi="Consolas"/>
          <w:sz w:val="22"/>
          <w:szCs w:val="20"/>
          <w:shd w:val="clear" w:color="auto" w:fill="F8F8F8"/>
          <w:lang w:eastAsia="zh-CN" w:bidi="hi-IN"/>
        </w:rPr>
        <w:t>,i</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sep</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cc_dataR</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INC_COUNT</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cc_dataR</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INC_COUNT</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ggplot</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aes</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INC_COUNT, </w:t>
      </w:r>
      <w:r w:rsidRPr="009D0838">
        <w:rPr>
          <w:rFonts w:ascii="Consolas" w:hAnsi="Consolas"/>
          <w:color w:val="204A87"/>
          <w:sz w:val="22"/>
          <w:szCs w:val="20"/>
          <w:shd w:val="clear" w:color="auto" w:fill="F8F8F8"/>
          <w:lang w:eastAsia="zh-CN" w:bidi="hi-IN"/>
        </w:rPr>
        <w:t>fill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factor</w:t>
      </w:r>
      <w:r w:rsidRPr="009D0838">
        <w:rPr>
          <w:rFonts w:ascii="Consolas" w:hAnsi="Consolas"/>
          <w:sz w:val="22"/>
          <w:szCs w:val="20"/>
          <w:shd w:val="clear" w:color="auto" w:fill="F8F8F8"/>
          <w:lang w:eastAsia="zh-CN" w:bidi="hi-IN"/>
        </w:rPr>
        <w:t xml:space="preserve">(DEFAULT)))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geom_bar</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labs</w:t>
      </w:r>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x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'Increase in Bill Count'</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theme_pander</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proofErr w:type="spellStart"/>
      <w:r w:rsidRPr="009D0838">
        <w:rPr>
          <w:rFonts w:ascii="Consolas" w:hAnsi="Consolas"/>
          <w:sz w:val="22"/>
          <w:szCs w:val="20"/>
          <w:shd w:val="clear" w:color="auto" w:fill="F8F8F8"/>
          <w:lang w:eastAsia="zh-CN" w:bidi="hi-IN"/>
        </w:rPr>
        <w:t>dataprep</w:t>
      </w:r>
      <w:proofErr w:type="spellEnd"/>
      <w:r w:rsidRPr="009D0838">
        <w:rPr>
          <w:rFonts w:ascii="Consolas" w:hAnsi="Consolas"/>
          <w:sz w:val="22"/>
          <w:szCs w:val="20"/>
          <w:shd w:val="clear" w:color="auto" w:fill="F8F8F8"/>
          <w:lang w:eastAsia="zh-CN" w:bidi="hi-IN"/>
        </w:rPr>
        <w:t xml:space="preserve">, echo=FALSE, message=FALSE, warning=FALSE, </w:t>
      </w:r>
      <w:proofErr w:type="spellStart"/>
      <w:r w:rsidRPr="009D0838">
        <w:rPr>
          <w:rFonts w:ascii="Consolas" w:hAnsi="Consolas"/>
          <w:sz w:val="22"/>
          <w:szCs w:val="20"/>
          <w:shd w:val="clear" w:color="auto" w:fill="F8F8F8"/>
          <w:lang w:eastAsia="zh-CN" w:bidi="hi-IN"/>
        </w:rPr>
        <w:t>fig.height</w:t>
      </w:r>
      <w:proofErr w:type="spellEnd"/>
      <w:r w:rsidRPr="009D0838">
        <w:rPr>
          <w:rFonts w:ascii="Consolas" w:hAnsi="Consolas"/>
          <w:sz w:val="22"/>
          <w:szCs w:val="20"/>
          <w:shd w:val="clear" w:color="auto" w:fill="F8F8F8"/>
          <w:lang w:eastAsia="zh-CN" w:bidi="hi-IN"/>
        </w:rPr>
        <w:t xml:space="preserve">=8, </w:t>
      </w:r>
      <w:proofErr w:type="spellStart"/>
      <w:r w:rsidRPr="009D0838">
        <w:rPr>
          <w:rFonts w:ascii="Consolas" w:hAnsi="Consolas"/>
          <w:sz w:val="22"/>
          <w:szCs w:val="20"/>
          <w:shd w:val="clear" w:color="auto" w:fill="F8F8F8"/>
          <w:lang w:eastAsia="zh-CN" w:bidi="hi-IN"/>
        </w:rPr>
        <w:t>fig.width</w:t>
      </w:r>
      <w:proofErr w:type="spellEnd"/>
      <w:r w:rsidRPr="009D0838">
        <w:rPr>
          <w:rFonts w:ascii="Consolas" w:hAnsi="Consolas"/>
          <w:sz w:val="22"/>
          <w:szCs w:val="20"/>
          <w:shd w:val="clear" w:color="auto" w:fill="F8F8F8"/>
          <w:lang w:eastAsia="zh-CN" w:bidi="hi-IN"/>
        </w:rPr>
        <w:t>=</w:t>
      </w:r>
      <w:r w:rsidRPr="009D0838">
        <w:rPr>
          <w:rFonts w:ascii="Consolas" w:hAnsi="Consolas"/>
          <w:sz w:val="22"/>
          <w:szCs w:val="20"/>
          <w:shd w:val="clear" w:color="auto" w:fill="F8F8F8"/>
          <w:lang w:eastAsia="zh-CN" w:bidi="hi-IN"/>
        </w:rPr>
        <w:lastRenderedPageBreak/>
        <w:t>10----</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cc_dataR</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dplyr</w:t>
      </w:r>
      <w:proofErr w:type="spellEnd"/>
      <w:r w:rsidRPr="009D0838">
        <w:rPr>
          <w:rFonts w:ascii="Consolas" w:hAnsi="Consolas"/>
          <w:b/>
          <w:color w:val="CE5C00"/>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select</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starts_with</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'BILL_AMT'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rename the response variable DEFAULT to target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cc_dataN</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target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factor</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cc_dataR</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DEFAULT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cc_dataN</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DEFAULT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8F5902"/>
          <w:sz w:val="22"/>
          <w:szCs w:val="20"/>
          <w:shd w:val="clear" w:color="auto" w:fill="F8F8F8"/>
          <w:lang w:eastAsia="zh-CN" w:bidi="hi-IN"/>
        </w:rPr>
        <w:t>NULL</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colnames</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cc_dataN</w:t>
      </w:r>
      <w:proofErr w:type="spellEnd"/>
      <w:r w:rsidRPr="009D0838">
        <w:rPr>
          <w:rFonts w:ascii="Consolas" w:hAnsi="Consolas"/>
          <w:i/>
          <w:color w:val="8F5902"/>
          <w:sz w:val="22"/>
          <w:szCs w:val="20"/>
          <w:shd w:val="clear" w:color="auto" w:fill="F8F8F8"/>
          <w:lang w:eastAsia="zh-CN" w:bidi="hi-IN"/>
        </w:rPr>
        <w:t>)[15] &lt;- "target"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#Remove rows with infinite values. Only 3 observations</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Reduce</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&amp;</w:t>
      </w:r>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lapply</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function</w:t>
      </w:r>
      <w:r w:rsidRPr="009D0838">
        <w:rPr>
          <w:rFonts w:ascii="Consolas" w:hAnsi="Consolas"/>
          <w:sz w:val="22"/>
          <w:szCs w:val="20"/>
          <w:shd w:val="clear" w:color="auto" w:fill="F8F8F8"/>
          <w:lang w:eastAsia="zh-CN" w:bidi="hi-IN"/>
        </w:rPr>
        <w:t xml:space="preserve">(x) </w:t>
      </w:r>
      <w:r w:rsidRPr="009D0838">
        <w:rPr>
          <w:rFonts w:ascii="Consolas" w:hAnsi="Consolas"/>
          <w:b/>
          <w:color w:val="CE5C00"/>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is.na</w:t>
      </w:r>
      <w:r w:rsidRPr="009D0838">
        <w:rPr>
          <w:rFonts w:ascii="Consolas" w:hAnsi="Consolas"/>
          <w:sz w:val="22"/>
          <w:szCs w:val="20"/>
          <w:shd w:val="clear" w:color="auto" w:fill="F8F8F8"/>
          <w:lang w:eastAsia="zh-CN" w:bidi="hi-IN"/>
        </w:rPr>
        <w:t xml:space="preserve">(x)  </w:t>
      </w:r>
      <w:r w:rsidRPr="009D0838">
        <w:rPr>
          <w:rFonts w:ascii="Consolas" w:hAnsi="Consolas"/>
          <w:b/>
          <w:color w:val="CE5C00"/>
          <w:sz w:val="22"/>
          <w:szCs w:val="20"/>
          <w:shd w:val="clear" w:color="auto" w:fill="F8F8F8"/>
          <w:lang w:eastAsia="zh-CN" w:bidi="hi-IN"/>
        </w:rPr>
        <w:t>&amp;</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is.finite</w:t>
      </w:r>
      <w:proofErr w:type="spellEnd"/>
      <w:r w:rsidRPr="009D0838">
        <w:rPr>
          <w:rFonts w:ascii="Consolas" w:hAnsi="Consolas"/>
          <w:sz w:val="22"/>
          <w:szCs w:val="20"/>
          <w:shd w:val="clear" w:color="auto" w:fill="F8F8F8"/>
          <w:lang w:eastAsia="zh-CN" w:bidi="hi-IN"/>
        </w:rPr>
        <w:t>(x))),]</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#Normalize dataset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maxValue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apply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max)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CreditCardnn</w:t>
      </w:r>
      <w:proofErr w:type="spellEnd"/>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minValue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apply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min)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CreditCardnn</w:t>
      </w:r>
      <w:proofErr w:type="spellEnd"/>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smp</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floor</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0.70</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nrow</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set.seed</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4784</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train_index</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sample</w:t>
      </w:r>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seq_len</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nrow</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size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smp</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replace =</w:t>
      </w:r>
      <w:r w:rsidRPr="009D0838">
        <w:rPr>
          <w:rFonts w:ascii="Consolas" w:hAnsi="Consolas"/>
          <w:sz w:val="22"/>
          <w:szCs w:val="20"/>
          <w:shd w:val="clear" w:color="auto" w:fill="F8F8F8"/>
          <w:lang w:eastAsia="zh-CN" w:bidi="hi-IN"/>
        </w:rPr>
        <w:t xml:space="preserve"> </w:t>
      </w:r>
      <w:r w:rsidRPr="009D0838">
        <w:rPr>
          <w:rFonts w:ascii="Consolas" w:hAnsi="Consolas"/>
          <w:color w:val="8F5902"/>
          <w:sz w:val="22"/>
          <w:szCs w:val="20"/>
          <w:shd w:val="clear" w:color="auto" w:fill="F8F8F8"/>
          <w:lang w:eastAsia="zh-CN" w:bidi="hi-IN"/>
        </w:rPr>
        <w:t>FALSE</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create training and test datasets </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train_all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train_index</w:t>
      </w:r>
      <w:proofErr w:type="spellEnd"/>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test_all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train_index</w:t>
      </w:r>
      <w:proofErr w:type="spellEnd"/>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Scale Test and Train for Neural Net </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train_nn</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train_all</w:t>
      </w:r>
      <w:proofErr w:type="spellEnd"/>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train_nn</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target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as.integer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train_nn</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target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test_nn</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test_all</w:t>
      </w:r>
      <w:proofErr w:type="spellEnd"/>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test_nn</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target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as.integer</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test_nn</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target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#Normalize dataset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maxValueTrain</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apply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train_nn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max)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CreditCardnn</w:t>
      </w:r>
      <w:proofErr w:type="spellEnd"/>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minValueTrain</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apply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train_nn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min)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CreditCardnn</w:t>
      </w:r>
      <w:proofErr w:type="spellEnd"/>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maxValueTest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apply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test_nn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max)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CreditCardnn</w:t>
      </w:r>
      <w:proofErr w:type="spellEnd"/>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minValueTest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apply</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test_nn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min)   </w:t>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CreditCardnn</w:t>
      </w:r>
      <w:proofErr w:type="spellEnd"/>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train_nn</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as.data.frame</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scale</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train_nn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center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minValueTrain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scale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maxValueTrain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minValueTrain</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test_nn</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as.data.frame</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scale</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test_nn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center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minValueTest</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scale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maxValueTest</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minValueTest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----binary-logistic,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lastRenderedPageBreak/>
        <w:br/>
      </w:r>
      <w:r w:rsidRPr="009D0838">
        <w:rPr>
          <w:rFonts w:ascii="Consolas" w:hAnsi="Consolas"/>
          <w:sz w:val="22"/>
          <w:szCs w:val="20"/>
          <w:shd w:val="clear" w:color="auto" w:fill="F8F8F8"/>
          <w:lang w:eastAsia="zh-CN" w:bidi="hi-IN"/>
        </w:rPr>
        <w:t>model2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glm</w:t>
      </w:r>
      <w:proofErr w:type="spellEnd"/>
      <w:r w:rsidRPr="009D0838">
        <w:rPr>
          <w:rFonts w:ascii="Consolas" w:hAnsi="Consolas"/>
          <w:sz w:val="22"/>
          <w:szCs w:val="20"/>
          <w:shd w:val="clear" w:color="auto" w:fill="F8F8F8"/>
          <w:lang w:eastAsia="zh-CN" w:bidi="hi-IN"/>
        </w:rPr>
        <w:t xml:space="preserve">(target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data=</w:t>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family =</w:t>
      </w:r>
      <w:r w:rsidRPr="009D0838">
        <w:rPr>
          <w:rFonts w:ascii="Consolas" w:hAnsi="Consolas"/>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binomial</w:t>
      </w:r>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link=</w:t>
      </w:r>
      <w:r w:rsidRPr="009D0838">
        <w:rPr>
          <w:rFonts w:ascii="Consolas" w:hAnsi="Consolas"/>
          <w:color w:val="4E9A06"/>
          <w:sz w:val="22"/>
          <w:szCs w:val="20"/>
          <w:shd w:val="clear" w:color="auto" w:fill="F8F8F8"/>
          <w:lang w:eastAsia="zh-CN" w:bidi="hi-IN"/>
        </w:rPr>
        <w:t>"logit"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#VIF measures are now acceptable</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summary</w:t>
      </w:r>
      <w:r w:rsidRPr="009D0838">
        <w:rPr>
          <w:rFonts w:ascii="Consolas" w:hAnsi="Consolas"/>
          <w:sz w:val="22"/>
          <w:szCs w:val="20"/>
          <w:shd w:val="clear" w:color="auto" w:fill="F8F8F8"/>
          <w:lang w:eastAsia="zh-CN" w:bidi="hi-IN"/>
        </w:rPr>
        <w:t>(model2)</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car</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vif</w:t>
      </w:r>
      <w:proofErr w:type="spellEnd"/>
      <w:r w:rsidRPr="009D0838">
        <w:rPr>
          <w:rFonts w:ascii="Consolas" w:hAnsi="Consolas"/>
          <w:sz w:val="22"/>
          <w:szCs w:val="20"/>
          <w:shd w:val="clear" w:color="auto" w:fill="F8F8F8"/>
          <w:lang w:eastAsia="zh-CN" w:bidi="hi-IN"/>
        </w:rPr>
        <w:t>(model2)</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#Stepwise variable selection of model2</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model2step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step</w:t>
      </w:r>
      <w:r w:rsidRPr="009D0838">
        <w:rPr>
          <w:rFonts w:ascii="Consolas" w:hAnsi="Consolas"/>
          <w:sz w:val="22"/>
          <w:szCs w:val="20"/>
          <w:shd w:val="clear" w:color="auto" w:fill="F8F8F8"/>
          <w:lang w:eastAsia="zh-CN" w:bidi="hi-IN"/>
        </w:rPr>
        <w:t xml:space="preserve">(model2, </w:t>
      </w:r>
      <w:r w:rsidRPr="009D0838">
        <w:rPr>
          <w:rFonts w:ascii="Consolas" w:hAnsi="Consolas"/>
          <w:color w:val="204A87"/>
          <w:sz w:val="22"/>
          <w:szCs w:val="20"/>
          <w:shd w:val="clear" w:color="auto" w:fill="F8F8F8"/>
          <w:lang w:eastAsia="zh-CN" w:bidi="hi-IN"/>
        </w:rPr>
        <w:t>direction=</w:t>
      </w:r>
      <w:r w:rsidRPr="009D0838">
        <w:rPr>
          <w:rFonts w:ascii="Consolas" w:hAnsi="Consolas"/>
          <w:color w:val="4E9A06"/>
          <w:sz w:val="22"/>
          <w:szCs w:val="20"/>
          <w:shd w:val="clear" w:color="auto" w:fill="F8F8F8"/>
          <w:lang w:eastAsia="zh-CN" w:bidi="hi-IN"/>
        </w:rPr>
        <w:t>"both"</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trace=</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summary</w:t>
      </w:r>
      <w:r w:rsidRPr="009D0838">
        <w:rPr>
          <w:rFonts w:ascii="Consolas" w:hAnsi="Consolas"/>
          <w:sz w:val="22"/>
          <w:szCs w:val="20"/>
          <w:shd w:val="clear" w:color="auto" w:fill="F8F8F8"/>
          <w:lang w:eastAsia="zh-CN" w:bidi="hi-IN"/>
        </w:rPr>
        <w:t>(model2step)</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#modified model metrics with stepwise variable selection</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m2step_metrics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calc_metrics</w:t>
      </w:r>
      <w:proofErr w:type="spellEnd"/>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"Model2 - STEP"</w:t>
      </w:r>
      <w:r w:rsidRPr="009D0838">
        <w:rPr>
          <w:rFonts w:ascii="Consolas" w:hAnsi="Consolas"/>
          <w:sz w:val="22"/>
          <w:szCs w:val="20"/>
          <w:shd w:val="clear" w:color="auto" w:fill="F8F8F8"/>
          <w:lang w:eastAsia="zh-CN" w:bidi="hi-IN"/>
        </w:rPr>
        <w:t xml:space="preserve">, model2step, </w:t>
      </w:r>
      <w:proofErr w:type="spellStart"/>
      <w:r w:rsidRPr="009D0838">
        <w:rPr>
          <w:rFonts w:ascii="Consolas" w:hAnsi="Consolas"/>
          <w:sz w:val="22"/>
          <w:szCs w:val="20"/>
          <w:shd w:val="clear" w:color="auto" w:fill="F8F8F8"/>
          <w:lang w:eastAsia="zh-CN" w:bidi="hi-IN"/>
        </w:rPr>
        <w:t>test_all</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train_all</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rbind</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m2step_metrics[[</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capture the actual vs. predicted values</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all_predictions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m2step_metrics[[</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same for the confusion matrix, later used in the </w:t>
      </w:r>
      <w:proofErr w:type="spellStart"/>
      <w:r w:rsidRPr="009D0838">
        <w:rPr>
          <w:rFonts w:ascii="Consolas" w:hAnsi="Consolas"/>
          <w:i/>
          <w:color w:val="8F5902"/>
          <w:sz w:val="22"/>
          <w:szCs w:val="20"/>
          <w:shd w:val="clear" w:color="auto" w:fill="F8F8F8"/>
          <w:lang w:eastAsia="zh-CN" w:bidi="hi-IN"/>
        </w:rPr>
        <w:t>fourfoldplots</w:t>
      </w:r>
      <w:proofErr w:type="spellEnd"/>
      <w:r w:rsidRPr="009D0838">
        <w:rPr>
          <w:rFonts w:ascii="Consolas" w:hAnsi="Consolas"/>
          <w:i/>
          <w:color w:val="8F5902"/>
          <w:sz w:val="22"/>
          <w:szCs w:val="20"/>
          <w:shd w:val="clear" w:color="auto" w:fill="F8F8F8"/>
          <w:lang w:eastAsia="zh-CN" w:bidi="hi-IN"/>
        </w:rPr>
        <w:t xml:space="preserve"> in the metrics section</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all_cm</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m2step_metrics[[</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plot_varImp</w:t>
      </w:r>
      <w:proofErr w:type="spellEnd"/>
      <w:r w:rsidRPr="009D0838">
        <w:rPr>
          <w:rFonts w:ascii="Consolas" w:hAnsi="Consolas"/>
          <w:sz w:val="22"/>
          <w:szCs w:val="20"/>
          <w:shd w:val="clear" w:color="auto" w:fill="F8F8F8"/>
          <w:lang w:eastAsia="zh-CN" w:bidi="hi-IN"/>
        </w:rPr>
        <w:t>(model2)</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----binary-logistic-out,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kable</w:t>
      </w:r>
      <w:proofErr w:type="spellEnd"/>
      <w:r w:rsidRPr="009D0838">
        <w:rPr>
          <w:rFonts w:ascii="Consolas" w:hAnsi="Consolas"/>
          <w:sz w:val="22"/>
          <w:szCs w:val="20"/>
          <w:shd w:val="clear" w:color="auto" w:fill="F8F8F8"/>
          <w:lang w:eastAsia="zh-CN" w:bidi="hi-IN"/>
        </w:rPr>
        <w:t>(m2step_metrics[[</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----ridge,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x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train_all</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xml:space="preserve"># Removes </w:t>
      </w:r>
      <w:proofErr w:type="spellStart"/>
      <w:r w:rsidRPr="009D0838">
        <w:rPr>
          <w:rFonts w:ascii="Consolas" w:hAnsi="Consolas"/>
          <w:i/>
          <w:color w:val="8F5902"/>
          <w:sz w:val="22"/>
          <w:szCs w:val="20"/>
          <w:shd w:val="clear" w:color="auto" w:fill="F8F8F8"/>
          <w:lang w:eastAsia="zh-CN" w:bidi="hi-IN"/>
        </w:rPr>
        <w:t>class</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y</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as.double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as.matrix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train_all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Only class</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Fitting the model (Ridge: Alpha = 0)</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cv.ridge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cv.glmnet</w:t>
      </w:r>
      <w:proofErr w:type="spellEnd"/>
      <w:r w:rsidRPr="009D0838">
        <w:rPr>
          <w:rFonts w:ascii="Consolas" w:hAnsi="Consolas"/>
          <w:sz w:val="22"/>
          <w:szCs w:val="20"/>
          <w:shd w:val="clear" w:color="auto" w:fill="F8F8F8"/>
          <w:lang w:eastAsia="zh-CN" w:bidi="hi-IN"/>
        </w:rPr>
        <w:t xml:space="preserve">(x, y, </w:t>
      </w:r>
      <w:r w:rsidRPr="009D0838">
        <w:rPr>
          <w:rFonts w:ascii="Consolas" w:hAnsi="Consolas"/>
          <w:color w:val="204A87"/>
          <w:sz w:val="22"/>
          <w:szCs w:val="20"/>
          <w:shd w:val="clear" w:color="auto" w:fill="F8F8F8"/>
          <w:lang w:eastAsia="zh-CN" w:bidi="hi-IN"/>
        </w:rPr>
        <w:t>family=</w:t>
      </w:r>
      <w:r w:rsidRPr="009D0838">
        <w:rPr>
          <w:rFonts w:ascii="Consolas" w:hAnsi="Consolas"/>
          <w:color w:val="4E9A06"/>
          <w:sz w:val="22"/>
          <w:szCs w:val="20"/>
          <w:shd w:val="clear" w:color="auto" w:fill="F8F8F8"/>
          <w:lang w:eastAsia="zh-CN" w:bidi="hi-IN"/>
        </w:rPr>
        <w:t>'binomial'</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alpha=</w:t>
      </w:r>
      <w:r w:rsidRPr="009D0838">
        <w:rPr>
          <w:rFonts w:ascii="Consolas" w:hAnsi="Consolas"/>
          <w:color w:val="0000CF"/>
          <w:sz w:val="22"/>
          <w:szCs w:val="20"/>
          <w:shd w:val="clear" w:color="auto" w:fill="F8F8F8"/>
          <w:lang w:eastAsia="zh-CN" w:bidi="hi-IN"/>
        </w:rPr>
        <w:t>0</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standardize=</w:t>
      </w:r>
      <w:r w:rsidRPr="009D0838">
        <w:rPr>
          <w:rFonts w:ascii="Consolas" w:hAnsi="Consolas"/>
          <w:color w:val="8F5902"/>
          <w:sz w:val="22"/>
          <w:szCs w:val="20"/>
          <w:shd w:val="clear" w:color="auto" w:fill="F8F8F8"/>
          <w:lang w:eastAsia="zh-CN" w:bidi="hi-IN"/>
        </w:rPr>
        <w:t>TRUE</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type.measure</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w:t>
      </w:r>
      <w:proofErr w:type="spellStart"/>
      <w:r w:rsidRPr="009D0838">
        <w:rPr>
          <w:rFonts w:ascii="Consolas" w:hAnsi="Consolas"/>
          <w:color w:val="4E9A06"/>
          <w:sz w:val="22"/>
          <w:szCs w:val="20"/>
          <w:shd w:val="clear" w:color="auto" w:fill="F8F8F8"/>
          <w:lang w:eastAsia="zh-CN" w:bidi="hi-IN"/>
        </w:rPr>
        <w:t>mse</w:t>
      </w:r>
      <w:proofErr w:type="spellEnd"/>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nfolds</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5</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#create test data from </w:t>
      </w:r>
      <w:proofErr w:type="spellStart"/>
      <w:r w:rsidRPr="009D0838">
        <w:rPr>
          <w:rFonts w:ascii="Consolas" w:hAnsi="Consolas"/>
          <w:i/>
          <w:color w:val="8F5902"/>
          <w:sz w:val="22"/>
          <w:szCs w:val="20"/>
          <w:shd w:val="clear" w:color="auto" w:fill="F8F8F8"/>
          <w:lang w:eastAsia="zh-CN" w:bidi="hi-IN"/>
        </w:rPr>
        <w:t>test_all</w:t>
      </w:r>
      <w:proofErr w:type="spellEnd"/>
      <w:r w:rsidRPr="009D0838">
        <w:rPr>
          <w:rFonts w:ascii="Consolas" w:hAnsi="Consolas"/>
          <w:i/>
          <w:color w:val="8F5902"/>
          <w:sz w:val="22"/>
          <w:szCs w:val="20"/>
          <w:shd w:val="clear" w:color="auto" w:fill="F8F8F8"/>
          <w:lang w:eastAsia="zh-CN" w:bidi="hi-IN"/>
        </w:rPr>
        <w:t>, removing the response variable</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x_test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test_all</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Removes class</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y_test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as.double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as.matrix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test_all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Only class</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#predict class, type="class"</w:t>
      </w:r>
      <w:r w:rsidRPr="009D0838">
        <w:rPr>
          <w:rFonts w:ascii="Consolas" w:hAnsi="Consolas"/>
          <w:i/>
          <w:sz w:val="22"/>
          <w:szCs w:val="20"/>
          <w:lang w:eastAsia="zh-CN" w:bidi="hi-IN"/>
        </w:rPr>
        <w:br/>
      </w:r>
      <w:r w:rsidRPr="009D0838">
        <w:rPr>
          <w:rFonts w:ascii="Consolas" w:hAnsi="Consolas"/>
          <w:i/>
          <w:sz w:val="22"/>
          <w:szCs w:val="20"/>
          <w:lang w:eastAsia="zh-CN" w:bidi="hi-IN"/>
        </w:rPr>
        <w:lastRenderedPageBreak/>
        <w:br/>
      </w:r>
      <w:r w:rsidRPr="009D0838">
        <w:rPr>
          <w:rFonts w:ascii="Consolas" w:hAnsi="Consolas"/>
          <w:sz w:val="22"/>
          <w:szCs w:val="20"/>
          <w:shd w:val="clear" w:color="auto" w:fill="F8F8F8"/>
          <w:lang w:eastAsia="zh-CN" w:bidi="hi-IN"/>
        </w:rPr>
        <w:t>m3ridge_metrics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calc_metrics_2</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"Model3 - Ridge"</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cv.ridge</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x_test</w:t>
      </w:r>
      <w:proofErr w:type="spellEnd"/>
      <w:r w:rsidRPr="009D0838">
        <w:rPr>
          <w:rFonts w:ascii="Consolas" w:hAnsi="Consolas"/>
          <w:sz w:val="22"/>
          <w:szCs w:val="20"/>
          <w:shd w:val="clear" w:color="auto" w:fill="F8F8F8"/>
          <w:lang w:eastAsia="zh-CN" w:bidi="hi-IN"/>
        </w:rPr>
        <w:t xml:space="preserve">, x,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cv.ridge</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lambda.min</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y_test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rbind</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m3ridge_metrics[[</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capture the actual vs. predicted values</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all_predictions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m3ridge_metrics[[</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same for the confusion matrix, later used in the </w:t>
      </w:r>
      <w:proofErr w:type="spellStart"/>
      <w:r w:rsidRPr="009D0838">
        <w:rPr>
          <w:rFonts w:ascii="Consolas" w:hAnsi="Consolas"/>
          <w:i/>
          <w:color w:val="8F5902"/>
          <w:sz w:val="22"/>
          <w:szCs w:val="20"/>
          <w:shd w:val="clear" w:color="auto" w:fill="F8F8F8"/>
          <w:lang w:eastAsia="zh-CN" w:bidi="hi-IN"/>
        </w:rPr>
        <w:t>fourfoldplots</w:t>
      </w:r>
      <w:proofErr w:type="spellEnd"/>
      <w:r w:rsidRPr="009D0838">
        <w:rPr>
          <w:rFonts w:ascii="Consolas" w:hAnsi="Consolas"/>
          <w:i/>
          <w:color w:val="8F5902"/>
          <w:sz w:val="22"/>
          <w:szCs w:val="20"/>
          <w:shd w:val="clear" w:color="auto" w:fill="F8F8F8"/>
          <w:lang w:eastAsia="zh-CN" w:bidi="hi-IN"/>
        </w:rPr>
        <w:t xml:space="preserve"> in the metrics section</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all_cm</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m3ridge_metrics[[</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#plot(</w:t>
      </w:r>
      <w:proofErr w:type="spellStart"/>
      <w:r w:rsidRPr="009D0838">
        <w:rPr>
          <w:rFonts w:ascii="Consolas" w:hAnsi="Consolas"/>
          <w:i/>
          <w:color w:val="8F5902"/>
          <w:sz w:val="22"/>
          <w:szCs w:val="20"/>
          <w:shd w:val="clear" w:color="auto" w:fill="F8F8F8"/>
          <w:lang w:eastAsia="zh-CN" w:bidi="hi-IN"/>
        </w:rPr>
        <w:t>fit.lasso</w:t>
      </w:r>
      <w:proofErr w:type="spellEnd"/>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xvar</w:t>
      </w:r>
      <w:proofErr w:type="spellEnd"/>
      <w:r w:rsidRPr="009D0838">
        <w:rPr>
          <w:rFonts w:ascii="Consolas" w:hAnsi="Consolas"/>
          <w:i/>
          <w:color w:val="8F5902"/>
          <w:sz w:val="22"/>
          <w:szCs w:val="20"/>
          <w:shd w:val="clear" w:color="auto" w:fill="F8F8F8"/>
          <w:lang w:eastAsia="zh-CN" w:bidi="hi-IN"/>
        </w:rPr>
        <w:t>="lambda")</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#plot(fit10, main="LASSO")</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#plot(</w:t>
      </w:r>
      <w:proofErr w:type="spellStart"/>
      <w:r w:rsidRPr="009D0838">
        <w:rPr>
          <w:rFonts w:ascii="Consolas" w:hAnsi="Consolas"/>
          <w:i/>
          <w:color w:val="8F5902"/>
          <w:sz w:val="22"/>
          <w:szCs w:val="20"/>
          <w:shd w:val="clear" w:color="auto" w:fill="F8F8F8"/>
          <w:lang w:eastAsia="zh-CN" w:bidi="hi-IN"/>
        </w:rPr>
        <w:t>cv.ridge$glmnet.fit</w:t>
      </w:r>
      <w:proofErr w:type="spellEnd"/>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xvar</w:t>
      </w:r>
      <w:proofErr w:type="spellEnd"/>
      <w:r w:rsidRPr="009D0838">
        <w:rPr>
          <w:rFonts w:ascii="Consolas" w:hAnsi="Consolas"/>
          <w:i/>
          <w:color w:val="8F5902"/>
          <w:sz w:val="22"/>
          <w:szCs w:val="20"/>
          <w:shd w:val="clear" w:color="auto" w:fill="F8F8F8"/>
          <w:lang w:eastAsia="zh-CN" w:bidi="hi-IN"/>
        </w:rPr>
        <w:t>="lambda")</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#plot(fit0, main="Ridge")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----lasso,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cv.lasso</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cv.glmnet</w:t>
      </w:r>
      <w:proofErr w:type="spellEnd"/>
      <w:r w:rsidRPr="009D0838">
        <w:rPr>
          <w:rFonts w:ascii="Consolas" w:hAnsi="Consolas"/>
          <w:sz w:val="22"/>
          <w:szCs w:val="20"/>
          <w:shd w:val="clear" w:color="auto" w:fill="F8F8F8"/>
          <w:lang w:eastAsia="zh-CN" w:bidi="hi-IN"/>
        </w:rPr>
        <w:t xml:space="preserve">(x, y, </w:t>
      </w:r>
      <w:r w:rsidRPr="009D0838">
        <w:rPr>
          <w:rFonts w:ascii="Consolas" w:hAnsi="Consolas"/>
          <w:color w:val="204A87"/>
          <w:sz w:val="22"/>
          <w:szCs w:val="20"/>
          <w:shd w:val="clear" w:color="auto" w:fill="F8F8F8"/>
          <w:lang w:eastAsia="zh-CN" w:bidi="hi-IN"/>
        </w:rPr>
        <w:t>family=</w:t>
      </w:r>
      <w:r w:rsidRPr="009D0838">
        <w:rPr>
          <w:rFonts w:ascii="Consolas" w:hAnsi="Consolas"/>
          <w:color w:val="4E9A06"/>
          <w:sz w:val="22"/>
          <w:szCs w:val="20"/>
          <w:shd w:val="clear" w:color="auto" w:fill="F8F8F8"/>
          <w:lang w:eastAsia="zh-CN" w:bidi="hi-IN"/>
        </w:rPr>
        <w:t>'binomial'</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alpha=</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nfolds</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5</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standardize=</w:t>
      </w:r>
      <w:r w:rsidRPr="009D0838">
        <w:rPr>
          <w:rFonts w:ascii="Consolas" w:hAnsi="Consolas"/>
          <w:color w:val="8F5902"/>
          <w:sz w:val="22"/>
          <w:szCs w:val="20"/>
          <w:shd w:val="clear" w:color="auto" w:fill="F8F8F8"/>
          <w:lang w:eastAsia="zh-CN" w:bidi="hi-IN"/>
        </w:rPr>
        <w:t>TRUE</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type.measure</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w:t>
      </w:r>
      <w:proofErr w:type="spellStart"/>
      <w:r w:rsidRPr="009D0838">
        <w:rPr>
          <w:rFonts w:ascii="Consolas" w:hAnsi="Consolas"/>
          <w:color w:val="4E9A06"/>
          <w:sz w:val="22"/>
          <w:szCs w:val="20"/>
          <w:shd w:val="clear" w:color="auto" w:fill="F8F8F8"/>
          <w:lang w:eastAsia="zh-CN" w:bidi="hi-IN"/>
        </w:rPr>
        <w:t>mse</w:t>
      </w:r>
      <w:proofErr w:type="spellEnd"/>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 )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lasso_model</w:t>
      </w:r>
      <w:proofErr w:type="spellEnd"/>
      <w:r w:rsidRPr="009D0838">
        <w:rPr>
          <w:rFonts w:ascii="Consolas" w:hAnsi="Consolas"/>
          <w:i/>
          <w:color w:val="8F5902"/>
          <w:sz w:val="22"/>
          <w:szCs w:val="20"/>
          <w:shd w:val="clear" w:color="auto" w:fill="F8F8F8"/>
          <w:lang w:eastAsia="zh-CN" w:bidi="hi-IN"/>
        </w:rPr>
        <w:t xml:space="preserve"> &lt;- </w:t>
      </w:r>
      <w:proofErr w:type="spellStart"/>
      <w:r w:rsidRPr="009D0838">
        <w:rPr>
          <w:rFonts w:ascii="Consolas" w:hAnsi="Consolas"/>
          <w:i/>
          <w:color w:val="8F5902"/>
          <w:sz w:val="22"/>
          <w:szCs w:val="20"/>
          <w:shd w:val="clear" w:color="auto" w:fill="F8F8F8"/>
          <w:lang w:eastAsia="zh-CN" w:bidi="hi-IN"/>
        </w:rPr>
        <w:t>cv.lasso$glmnet.fit</w:t>
      </w:r>
      <w:proofErr w:type="spellEnd"/>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#summary(</w:t>
      </w:r>
      <w:proofErr w:type="spellStart"/>
      <w:r w:rsidRPr="009D0838">
        <w:rPr>
          <w:rFonts w:ascii="Consolas" w:hAnsi="Consolas"/>
          <w:i/>
          <w:color w:val="8F5902"/>
          <w:sz w:val="22"/>
          <w:szCs w:val="20"/>
          <w:shd w:val="clear" w:color="auto" w:fill="F8F8F8"/>
          <w:lang w:eastAsia="zh-CN" w:bidi="hi-IN"/>
        </w:rPr>
        <w:t>lasso_model</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#create test data from </w:t>
      </w:r>
      <w:proofErr w:type="spellStart"/>
      <w:r w:rsidRPr="009D0838">
        <w:rPr>
          <w:rFonts w:ascii="Consolas" w:hAnsi="Consolas"/>
          <w:i/>
          <w:color w:val="8F5902"/>
          <w:sz w:val="22"/>
          <w:szCs w:val="20"/>
          <w:shd w:val="clear" w:color="auto" w:fill="F8F8F8"/>
          <w:lang w:eastAsia="zh-CN" w:bidi="hi-IN"/>
        </w:rPr>
        <w:t>test_all</w:t>
      </w:r>
      <w:proofErr w:type="spellEnd"/>
      <w:r w:rsidRPr="009D0838">
        <w:rPr>
          <w:rFonts w:ascii="Consolas" w:hAnsi="Consolas"/>
          <w:i/>
          <w:color w:val="8F5902"/>
          <w:sz w:val="22"/>
          <w:szCs w:val="20"/>
          <w:shd w:val="clear" w:color="auto" w:fill="F8F8F8"/>
          <w:lang w:eastAsia="zh-CN" w:bidi="hi-IN"/>
        </w:rPr>
        <w:t>, removing the response variable</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x_test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test_all</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Removes class</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y_test</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as.double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as.matrix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test_all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Only class</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m4lasso_metrics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calc_metrics_2</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"Model4 - Lasso"</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cv.lasso</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x_test</w:t>
      </w:r>
      <w:proofErr w:type="spellEnd"/>
      <w:r w:rsidRPr="009D0838">
        <w:rPr>
          <w:rFonts w:ascii="Consolas" w:hAnsi="Consolas"/>
          <w:sz w:val="22"/>
          <w:szCs w:val="20"/>
          <w:shd w:val="clear" w:color="auto" w:fill="F8F8F8"/>
          <w:lang w:eastAsia="zh-CN" w:bidi="hi-IN"/>
        </w:rPr>
        <w:t xml:space="preserve">, x,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cv.lasso</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lambda.1se, </w:t>
      </w:r>
      <w:proofErr w:type="spellStart"/>
      <w:r w:rsidRPr="009D0838">
        <w:rPr>
          <w:rFonts w:ascii="Consolas" w:hAnsi="Consolas"/>
          <w:sz w:val="22"/>
          <w:szCs w:val="20"/>
          <w:shd w:val="clear" w:color="auto" w:fill="F8F8F8"/>
          <w:lang w:eastAsia="zh-CN" w:bidi="hi-IN"/>
        </w:rPr>
        <w:t>y_test</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rbind</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m4lasso_metrics[[</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capture the actual vs. predicted values</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all_predictions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m4lasso_metrics[[</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same for the confusion matrix, later used in the </w:t>
      </w:r>
      <w:proofErr w:type="spellStart"/>
      <w:r w:rsidRPr="009D0838">
        <w:rPr>
          <w:rFonts w:ascii="Consolas" w:hAnsi="Consolas"/>
          <w:i/>
          <w:color w:val="8F5902"/>
          <w:sz w:val="22"/>
          <w:szCs w:val="20"/>
          <w:shd w:val="clear" w:color="auto" w:fill="F8F8F8"/>
          <w:lang w:eastAsia="zh-CN" w:bidi="hi-IN"/>
        </w:rPr>
        <w:t>fourfoldplots</w:t>
      </w:r>
      <w:proofErr w:type="spellEnd"/>
      <w:r w:rsidRPr="009D0838">
        <w:rPr>
          <w:rFonts w:ascii="Consolas" w:hAnsi="Consolas"/>
          <w:i/>
          <w:color w:val="8F5902"/>
          <w:sz w:val="22"/>
          <w:szCs w:val="20"/>
          <w:shd w:val="clear" w:color="auto" w:fill="F8F8F8"/>
          <w:lang w:eastAsia="zh-CN" w:bidi="hi-IN"/>
        </w:rPr>
        <w:t xml:space="preserve"> in the metrics section</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all_cm</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m4lasso_metrics[[</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lastRenderedPageBreak/>
        <w:t>par</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mfrow</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Results</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plot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cv.ridge</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Results</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plot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cv.lasso</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----echo=FALSE----------------------------------------------------------</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ridge_coef</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as.data.frame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as.matrix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coef</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cv.ridge</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w:t>
      </w:r>
      <w:proofErr w:type="spellStart"/>
      <w:r w:rsidRPr="009D0838">
        <w:rPr>
          <w:rFonts w:ascii="Consolas" w:hAnsi="Consolas"/>
          <w:sz w:val="22"/>
          <w:szCs w:val="20"/>
          <w:shd w:val="clear" w:color="auto" w:fill="F8F8F8"/>
          <w:lang w:eastAsia="zh-CN" w:bidi="hi-IN"/>
        </w:rPr>
        <w:t>cv.ridge</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lambda.min</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ridge_coef</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Variable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rownames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ridge_coef</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rownames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ridge_coef</w:t>
      </w:r>
      <w:proofErr w:type="spellEnd"/>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8F5902"/>
          <w:sz w:val="22"/>
          <w:szCs w:val="20"/>
          <w:shd w:val="clear" w:color="auto" w:fill="F8F8F8"/>
          <w:lang w:eastAsia="zh-CN" w:bidi="hi-IN"/>
        </w:rPr>
        <w:t>NULL</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lasso_coef</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as.data.frame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as.matrix</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b/>
          <w:color w:val="204A87"/>
          <w:sz w:val="22"/>
          <w:szCs w:val="20"/>
          <w:shd w:val="clear" w:color="auto" w:fill="F8F8F8"/>
          <w:lang w:eastAsia="zh-CN" w:bidi="hi-IN"/>
        </w:rPr>
        <w:t>coef</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cv.lasso</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s=</w:t>
      </w:r>
      <w:r w:rsidRPr="009D0838">
        <w:rPr>
          <w:rFonts w:ascii="Consolas" w:hAnsi="Consolas"/>
          <w:sz w:val="22"/>
          <w:szCs w:val="20"/>
          <w:shd w:val="clear" w:color="auto" w:fill="F8F8F8"/>
          <w:lang w:eastAsia="zh-CN" w:bidi="hi-IN"/>
        </w:rPr>
        <w:t>cv.lasso</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lambda.1se)))</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lasso_coef</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Variable</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rownames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lasso_coef</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rownames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lasso_coef</w:t>
      </w:r>
      <w:proofErr w:type="spellEnd"/>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8F5902"/>
          <w:sz w:val="22"/>
          <w:szCs w:val="20"/>
          <w:shd w:val="clear" w:color="auto" w:fill="F8F8F8"/>
          <w:lang w:eastAsia="zh-CN" w:bidi="hi-IN"/>
        </w:rPr>
        <w:t>NULL</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coef_all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merge</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ridge_coef,lasso_coef</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by=</w:t>
      </w:r>
      <w:r w:rsidRPr="009D0838">
        <w:rPr>
          <w:rFonts w:ascii="Consolas" w:hAnsi="Consolas"/>
          <w:color w:val="4E9A06"/>
          <w:sz w:val="22"/>
          <w:szCs w:val="20"/>
          <w:shd w:val="clear" w:color="auto" w:fill="F8F8F8"/>
          <w:lang w:eastAsia="zh-CN" w:bidi="hi-IN"/>
        </w:rPr>
        <w:t>"Variable"</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coef_all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coef_all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dplyr</w:t>
      </w:r>
      <w:proofErr w:type="spellEnd"/>
      <w:r w:rsidRPr="009D0838">
        <w:rPr>
          <w:rFonts w:ascii="Consolas" w:hAnsi="Consolas"/>
          <w:b/>
          <w:color w:val="CE5C00"/>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select</w:t>
      </w:r>
      <w:r w:rsidRPr="009D0838">
        <w:rPr>
          <w:rFonts w:ascii="Consolas" w:hAnsi="Consolas"/>
          <w:sz w:val="22"/>
          <w:szCs w:val="20"/>
          <w:shd w:val="clear" w:color="auto" w:fill="F8F8F8"/>
          <w:lang w:eastAsia="zh-CN" w:bidi="hi-IN"/>
        </w:rPr>
        <w:t xml:space="preserve">(Variable, </w:t>
      </w:r>
      <w:r w:rsidRPr="009D0838">
        <w:rPr>
          <w:rFonts w:ascii="Consolas" w:hAnsi="Consolas"/>
          <w:color w:val="204A87"/>
          <w:sz w:val="22"/>
          <w:szCs w:val="20"/>
          <w:shd w:val="clear" w:color="auto" w:fill="F8F8F8"/>
          <w:lang w:eastAsia="zh-CN" w:bidi="hi-IN"/>
        </w:rPr>
        <w:t>Ridge=</w:t>
      </w:r>
      <w:r w:rsidRPr="009D0838">
        <w:rPr>
          <w:rFonts w:ascii="Consolas" w:hAnsi="Consolas"/>
          <w:color w:val="4E9A06"/>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1.x</w:t>
      </w:r>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Lasso=</w:t>
      </w:r>
      <w:r w:rsidRPr="009D0838">
        <w:rPr>
          <w:rFonts w:ascii="Consolas" w:hAnsi="Consolas"/>
          <w:color w:val="4E9A06"/>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1.y</w:t>
      </w:r>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filter</w:t>
      </w:r>
      <w:r w:rsidRPr="009D0838">
        <w:rPr>
          <w:rFonts w:ascii="Consolas" w:hAnsi="Consolas"/>
          <w:sz w:val="22"/>
          <w:szCs w:val="20"/>
          <w:shd w:val="clear" w:color="auto" w:fill="F8F8F8"/>
          <w:lang w:eastAsia="zh-CN" w:bidi="hi-IN"/>
        </w:rPr>
        <w:t>(Variable</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"(Intercept)"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write.csv</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coef_all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'ridge_lasso_coef.csv'</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row.names</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F)</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----echo=FALSE----------------------------------------------------------</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kable</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coef_all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caption=</w:t>
      </w:r>
      <w:r w:rsidRPr="009D0838">
        <w:rPr>
          <w:rFonts w:ascii="Consolas" w:hAnsi="Consolas"/>
          <w:color w:val="4E9A06"/>
          <w:sz w:val="22"/>
          <w:szCs w:val="20"/>
          <w:shd w:val="clear" w:color="auto" w:fill="F8F8F8"/>
          <w:lang w:eastAsia="zh-CN" w:bidi="hi-IN"/>
        </w:rPr>
        <w:t>'Coefficient comparison between Ridge and Lasso'</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proofErr w:type="spellStart"/>
      <w:r w:rsidRPr="009D0838">
        <w:rPr>
          <w:rFonts w:ascii="Consolas" w:hAnsi="Consolas"/>
          <w:sz w:val="22"/>
          <w:szCs w:val="20"/>
          <w:shd w:val="clear" w:color="auto" w:fill="F8F8F8"/>
          <w:lang w:eastAsia="zh-CN" w:bidi="hi-IN"/>
        </w:rPr>
        <w:t>desicion</w:t>
      </w:r>
      <w:proofErr w:type="spellEnd"/>
      <w:r w:rsidRPr="009D0838">
        <w:rPr>
          <w:rFonts w:ascii="Consolas" w:hAnsi="Consolas"/>
          <w:sz w:val="22"/>
          <w:szCs w:val="20"/>
          <w:shd w:val="clear" w:color="auto" w:fill="F8F8F8"/>
          <w:lang w:eastAsia="zh-CN" w:bidi="hi-IN"/>
        </w:rPr>
        <w:t>-tree-------------------------------------------------------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m5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rpart</w:t>
      </w:r>
      <w:proofErr w:type="spellEnd"/>
      <w:r w:rsidRPr="009D0838">
        <w:rPr>
          <w:rFonts w:ascii="Consolas" w:hAnsi="Consolas"/>
          <w:sz w:val="22"/>
          <w:szCs w:val="20"/>
          <w:shd w:val="clear" w:color="auto" w:fill="F8F8F8"/>
          <w:lang w:eastAsia="zh-CN" w:bidi="hi-IN"/>
        </w:rPr>
        <w:t xml:space="preserve">(target </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data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train_all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method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'class'</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m5</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additional plots</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par</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mfrow</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rsq.rpart</w:t>
      </w:r>
      <w:proofErr w:type="spellEnd"/>
      <w:r w:rsidRPr="009D0838">
        <w:rPr>
          <w:rFonts w:ascii="Consolas" w:hAnsi="Consolas"/>
          <w:sz w:val="22"/>
          <w:szCs w:val="20"/>
          <w:shd w:val="clear" w:color="auto" w:fill="F8F8F8"/>
          <w:lang w:eastAsia="zh-CN" w:bidi="hi-IN"/>
        </w:rPr>
        <w:t>(m5)</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plotcp</w:t>
      </w:r>
      <w:proofErr w:type="spellEnd"/>
      <w:r w:rsidRPr="009D0838">
        <w:rPr>
          <w:rFonts w:ascii="Consolas" w:hAnsi="Consolas"/>
          <w:sz w:val="22"/>
          <w:szCs w:val="20"/>
          <w:shd w:val="clear" w:color="auto" w:fill="F8F8F8"/>
          <w:lang w:eastAsia="zh-CN" w:bidi="hi-IN"/>
        </w:rPr>
        <w:t xml:space="preserve">(m5) </w:t>
      </w:r>
      <w:r w:rsidRPr="009D0838">
        <w:rPr>
          <w:rFonts w:ascii="Consolas" w:hAnsi="Consolas"/>
          <w:i/>
          <w:color w:val="8F5902"/>
          <w:sz w:val="22"/>
          <w:szCs w:val="20"/>
          <w:shd w:val="clear" w:color="auto" w:fill="F8F8F8"/>
          <w:lang w:eastAsia="zh-CN" w:bidi="hi-IN"/>
        </w:rPr>
        <w:t># visualize cross-validation results</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summary</w:t>
      </w:r>
      <w:r w:rsidRPr="009D0838">
        <w:rPr>
          <w:rFonts w:ascii="Consolas" w:hAnsi="Consolas"/>
          <w:sz w:val="22"/>
          <w:szCs w:val="20"/>
          <w:shd w:val="clear" w:color="auto" w:fill="F8F8F8"/>
          <w:lang w:eastAsia="zh-CN" w:bidi="hi-IN"/>
        </w:rPr>
        <w:t xml:space="preserve">(m5, </w:t>
      </w:r>
      <w:r w:rsidRPr="009D0838">
        <w:rPr>
          <w:rFonts w:ascii="Consolas" w:hAnsi="Consolas"/>
          <w:color w:val="204A87"/>
          <w:sz w:val="22"/>
          <w:szCs w:val="20"/>
          <w:shd w:val="clear" w:color="auto" w:fill="F8F8F8"/>
          <w:lang w:eastAsia="zh-CN" w:bidi="hi-IN"/>
        </w:rPr>
        <w:t>cp =</w:t>
      </w:r>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0.1</w:t>
      </w:r>
      <w:r w:rsidRPr="009D0838">
        <w:rPr>
          <w:rFonts w:ascii="Consolas" w:hAnsi="Consolas"/>
          <w:sz w:val="22"/>
          <w:szCs w:val="20"/>
          <w:shd w:val="clear" w:color="auto" w:fill="F8F8F8"/>
          <w:lang w:eastAsia="zh-CN" w:bidi="hi-IN"/>
        </w:rPr>
        <w:t xml:space="preserve">) </w:t>
      </w:r>
      <w:r w:rsidRPr="009D0838">
        <w:rPr>
          <w:rFonts w:ascii="Consolas" w:hAnsi="Consolas"/>
          <w:i/>
          <w:color w:val="8F5902"/>
          <w:sz w:val="22"/>
          <w:szCs w:val="20"/>
          <w:shd w:val="clear" w:color="auto" w:fill="F8F8F8"/>
          <w:lang w:eastAsia="zh-CN" w:bidi="hi-IN"/>
        </w:rPr>
        <w:t># detailed summary of splits</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#print(m5)</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Mike - this plot throws an error "need finite </w:t>
      </w:r>
      <w:proofErr w:type="spellStart"/>
      <w:r w:rsidRPr="009D0838">
        <w:rPr>
          <w:rFonts w:ascii="Consolas" w:hAnsi="Consolas"/>
          <w:i/>
          <w:color w:val="8F5902"/>
          <w:sz w:val="22"/>
          <w:szCs w:val="20"/>
          <w:shd w:val="clear" w:color="auto" w:fill="F8F8F8"/>
          <w:lang w:eastAsia="zh-CN" w:bidi="hi-IN"/>
        </w:rPr>
        <w:t>ylim</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lastRenderedPageBreak/>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#plot(predict(m1), </w:t>
      </w:r>
      <w:proofErr w:type="spellStart"/>
      <w:r w:rsidRPr="009D0838">
        <w:rPr>
          <w:rFonts w:ascii="Consolas" w:hAnsi="Consolas"/>
          <w:i/>
          <w:color w:val="8F5902"/>
          <w:sz w:val="22"/>
          <w:szCs w:val="20"/>
          <w:shd w:val="clear" w:color="auto" w:fill="F8F8F8"/>
          <w:lang w:eastAsia="zh-CN" w:bidi="hi-IN"/>
        </w:rPr>
        <w:t>resid</w:t>
      </w:r>
      <w:proofErr w:type="spellEnd"/>
      <w:r w:rsidRPr="009D0838">
        <w:rPr>
          <w:rFonts w:ascii="Consolas" w:hAnsi="Consolas"/>
          <w:i/>
          <w:color w:val="8F5902"/>
          <w:sz w:val="22"/>
          <w:szCs w:val="20"/>
          <w:shd w:val="clear" w:color="auto" w:fill="F8F8F8"/>
          <w:lang w:eastAsia="zh-CN" w:bidi="hi-IN"/>
        </w:rPr>
        <w:t>(m1))</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#temp &lt;- m1$frame[m1$frame$var == '&lt;leaf&gt;',]</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#axis(3, at = </w:t>
      </w:r>
      <w:proofErr w:type="spellStart"/>
      <w:r w:rsidRPr="009D0838">
        <w:rPr>
          <w:rFonts w:ascii="Consolas" w:hAnsi="Consolas"/>
          <w:i/>
          <w:color w:val="8F5902"/>
          <w:sz w:val="22"/>
          <w:szCs w:val="20"/>
          <w:shd w:val="clear" w:color="auto" w:fill="F8F8F8"/>
          <w:lang w:eastAsia="zh-CN" w:bidi="hi-IN"/>
        </w:rPr>
        <w:t>temp$yval</w:t>
      </w:r>
      <w:proofErr w:type="spellEnd"/>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as.character</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row.names</w:t>
      </w:r>
      <w:proofErr w:type="spellEnd"/>
      <w:r w:rsidRPr="009D0838">
        <w:rPr>
          <w:rFonts w:ascii="Consolas" w:hAnsi="Consolas"/>
          <w:i/>
          <w:color w:val="8F5902"/>
          <w:sz w:val="22"/>
          <w:szCs w:val="20"/>
          <w:shd w:val="clear" w:color="auto" w:fill="F8F8F8"/>
          <w:lang w:eastAsia="zh-CN" w:bidi="hi-IN"/>
        </w:rPr>
        <w:t>(temp)))</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mtext</w:t>
      </w:r>
      <w:proofErr w:type="spellEnd"/>
      <w:r w:rsidRPr="009D0838">
        <w:rPr>
          <w:rFonts w:ascii="Consolas" w:hAnsi="Consolas"/>
          <w:i/>
          <w:color w:val="8F5902"/>
          <w:sz w:val="22"/>
          <w:szCs w:val="20"/>
          <w:shd w:val="clear" w:color="auto" w:fill="F8F8F8"/>
          <w:lang w:eastAsia="zh-CN" w:bidi="hi-IN"/>
        </w:rPr>
        <w:t>('leaf number', side = 3, line = 3)</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abline</w:t>
      </w:r>
      <w:proofErr w:type="spellEnd"/>
      <w:r w:rsidRPr="009D0838">
        <w:rPr>
          <w:rFonts w:ascii="Consolas" w:hAnsi="Consolas"/>
          <w:i/>
          <w:color w:val="8F5902"/>
          <w:sz w:val="22"/>
          <w:szCs w:val="20"/>
          <w:shd w:val="clear" w:color="auto" w:fill="F8F8F8"/>
          <w:lang w:eastAsia="zh-CN" w:bidi="hi-IN"/>
        </w:rPr>
        <w:t xml:space="preserve">(h = 0, </w:t>
      </w:r>
      <w:proofErr w:type="spellStart"/>
      <w:r w:rsidRPr="009D0838">
        <w:rPr>
          <w:rFonts w:ascii="Consolas" w:hAnsi="Consolas"/>
          <w:i/>
          <w:color w:val="8F5902"/>
          <w:sz w:val="22"/>
          <w:szCs w:val="20"/>
          <w:shd w:val="clear" w:color="auto" w:fill="F8F8F8"/>
          <w:lang w:eastAsia="zh-CN" w:bidi="hi-IN"/>
        </w:rPr>
        <w:t>lty</w:t>
      </w:r>
      <w:proofErr w:type="spellEnd"/>
      <w:r w:rsidRPr="009D0838">
        <w:rPr>
          <w:rFonts w:ascii="Consolas" w:hAnsi="Consolas"/>
          <w:i/>
          <w:color w:val="8F5902"/>
          <w:sz w:val="22"/>
          <w:szCs w:val="20"/>
          <w:shd w:val="clear" w:color="auto" w:fill="F8F8F8"/>
          <w:lang w:eastAsia="zh-CN" w:bidi="hi-IN"/>
        </w:rPr>
        <w:t xml:space="preserve"> = 2)</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rpart.plot</w:t>
      </w:r>
      <w:proofErr w:type="spellEnd"/>
      <w:r w:rsidRPr="009D0838">
        <w:rPr>
          <w:rFonts w:ascii="Consolas" w:hAnsi="Consolas"/>
          <w:sz w:val="22"/>
          <w:szCs w:val="20"/>
          <w:shd w:val="clear" w:color="auto" w:fill="F8F8F8"/>
          <w:lang w:eastAsia="zh-CN" w:bidi="hi-IN"/>
        </w:rPr>
        <w:t xml:space="preserve">(m5, </w:t>
      </w:r>
      <w:r w:rsidRPr="009D0838">
        <w:rPr>
          <w:rFonts w:ascii="Consolas" w:hAnsi="Consolas"/>
          <w:color w:val="204A87"/>
          <w:sz w:val="22"/>
          <w:szCs w:val="20"/>
          <w:shd w:val="clear" w:color="auto" w:fill="F8F8F8"/>
          <w:lang w:eastAsia="zh-CN" w:bidi="hi-IN"/>
        </w:rPr>
        <w:t>type=</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digits=</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fallen.leaves</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color w:val="8F5902"/>
          <w:sz w:val="22"/>
          <w:szCs w:val="20"/>
          <w:shd w:val="clear" w:color="auto" w:fill="F8F8F8"/>
          <w:lang w:eastAsia="zh-CN" w:bidi="hi-IN"/>
        </w:rPr>
        <w:t>TRUE</w:t>
      </w:r>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main=</w:t>
      </w:r>
      <w:r w:rsidRPr="009D0838">
        <w:rPr>
          <w:rFonts w:ascii="Consolas" w:hAnsi="Consolas"/>
          <w:color w:val="4E9A06"/>
          <w:sz w:val="22"/>
          <w:szCs w:val="20"/>
          <w:shd w:val="clear" w:color="auto" w:fill="F8F8F8"/>
          <w:lang w:eastAsia="zh-CN" w:bidi="hi-IN"/>
        </w:rPr>
        <w:t>'Regression Tree for Credit Card Defaults'</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m5_metrics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calc_metrics_3</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"Model5 - DT"</w:t>
      </w:r>
      <w:r w:rsidRPr="009D0838">
        <w:rPr>
          <w:rFonts w:ascii="Consolas" w:hAnsi="Consolas"/>
          <w:sz w:val="22"/>
          <w:szCs w:val="20"/>
          <w:shd w:val="clear" w:color="auto" w:fill="F8F8F8"/>
          <w:lang w:eastAsia="zh-CN" w:bidi="hi-IN"/>
        </w:rPr>
        <w:t xml:space="preserve">, m5, </w:t>
      </w:r>
      <w:proofErr w:type="spellStart"/>
      <w:r w:rsidRPr="009D0838">
        <w:rPr>
          <w:rFonts w:ascii="Consolas" w:hAnsi="Consolas"/>
          <w:sz w:val="22"/>
          <w:szCs w:val="20"/>
          <w:shd w:val="clear" w:color="auto" w:fill="F8F8F8"/>
          <w:lang w:eastAsia="zh-CN" w:bidi="hi-IN"/>
        </w:rPr>
        <w:t>test_all</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train_all</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w:t>
      </w:r>
      <w:proofErr w:type="spellStart"/>
      <w:r w:rsidRPr="009D0838">
        <w:rPr>
          <w:rFonts w:ascii="Consolas" w:hAnsi="Consolas"/>
          <w:color w:val="4E9A06"/>
          <w:sz w:val="22"/>
          <w:szCs w:val="20"/>
          <w:shd w:val="clear" w:color="auto" w:fill="F8F8F8"/>
          <w:lang w:eastAsia="zh-CN" w:bidi="hi-IN"/>
        </w:rPr>
        <w:t>decision.tree</w:t>
      </w:r>
      <w:proofErr w:type="spellEnd"/>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rbind</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m5_metrics[[</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capture the actual vs. predicted values</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all_predictions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m5_metrics[[</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same for the confusion matrix, later used in the </w:t>
      </w:r>
      <w:proofErr w:type="spellStart"/>
      <w:r w:rsidRPr="009D0838">
        <w:rPr>
          <w:rFonts w:ascii="Consolas" w:hAnsi="Consolas"/>
          <w:i/>
          <w:color w:val="8F5902"/>
          <w:sz w:val="22"/>
          <w:szCs w:val="20"/>
          <w:shd w:val="clear" w:color="auto" w:fill="F8F8F8"/>
          <w:lang w:eastAsia="zh-CN" w:bidi="hi-IN"/>
        </w:rPr>
        <w:t>fourfoldplots</w:t>
      </w:r>
      <w:proofErr w:type="spellEnd"/>
      <w:r w:rsidRPr="009D0838">
        <w:rPr>
          <w:rFonts w:ascii="Consolas" w:hAnsi="Consolas"/>
          <w:i/>
          <w:color w:val="8F5902"/>
          <w:sz w:val="22"/>
          <w:szCs w:val="20"/>
          <w:shd w:val="clear" w:color="auto" w:fill="F8F8F8"/>
          <w:lang w:eastAsia="zh-CN" w:bidi="hi-IN"/>
        </w:rPr>
        <w:t xml:space="preserve"> in the metrics section</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all_cm</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m5_metrics[[</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allVars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colnames</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cc_dataN</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predictorVars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allVars</w:t>
      </w:r>
      <w:proofErr w:type="spellEnd"/>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allVars</w:t>
      </w:r>
      <w:r w:rsidRPr="009D0838">
        <w:rPr>
          <w:rFonts w:ascii="Consolas" w:hAnsi="Consolas"/>
          <w:b/>
          <w:color w:val="CE5C00"/>
          <w:sz w:val="22"/>
          <w:szCs w:val="20"/>
          <w:shd w:val="clear" w:color="auto" w:fill="F8F8F8"/>
          <w:lang w:eastAsia="zh-CN" w:bidi="hi-IN"/>
        </w:rPr>
        <w:t>%in</w:t>
      </w:r>
      <w:proofErr w:type="spellEnd"/>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'target'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predictorVars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paste</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predictorVars</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collapse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(f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as.formula</w:t>
      </w:r>
      <w:proofErr w:type="spellEnd"/>
      <w:r w:rsidRPr="009D0838">
        <w:rPr>
          <w:rFonts w:ascii="Consolas" w:hAnsi="Consolas"/>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paste</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"target~"</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predictorVars</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204A87"/>
          <w:sz w:val="22"/>
          <w:szCs w:val="20"/>
          <w:shd w:val="clear" w:color="auto" w:fill="F8F8F8"/>
          <w:lang w:eastAsia="zh-CN" w:bidi="hi-IN"/>
        </w:rPr>
        <w:t>collapse =</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neuralModel</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neuralnet</w:t>
      </w:r>
      <w:proofErr w:type="spellEnd"/>
      <w:r w:rsidRPr="009D0838">
        <w:rPr>
          <w:rFonts w:ascii="Consolas" w:hAnsi="Consolas"/>
          <w:sz w:val="22"/>
          <w:szCs w:val="20"/>
          <w:shd w:val="clear" w:color="auto" w:fill="F8F8F8"/>
          <w:lang w:eastAsia="zh-CN" w:bidi="hi-IN"/>
        </w:rPr>
        <w:t>(</w:t>
      </w:r>
      <w:r w:rsidRPr="009D0838">
        <w:rPr>
          <w:rFonts w:ascii="Consolas" w:hAnsi="Consolas"/>
          <w:color w:val="204A87"/>
          <w:sz w:val="22"/>
          <w:szCs w:val="20"/>
          <w:shd w:val="clear" w:color="auto" w:fill="F8F8F8"/>
          <w:lang w:eastAsia="zh-CN" w:bidi="hi-IN"/>
        </w:rPr>
        <w:t>formula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f,</w:t>
      </w:r>
      <w:r w:rsidRPr="009D0838">
        <w:rPr>
          <w:rFonts w:ascii="Consolas" w:hAnsi="Consolas"/>
          <w:color w:val="204A87"/>
          <w:sz w:val="22"/>
          <w:szCs w:val="20"/>
          <w:shd w:val="clear" w:color="auto" w:fill="F8F8F8"/>
          <w:lang w:eastAsia="zh-CN" w:bidi="hi-IN"/>
        </w:rPr>
        <w:t>linear.output</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T, </w:t>
      </w:r>
      <w:r w:rsidRPr="009D0838">
        <w:rPr>
          <w:rFonts w:ascii="Consolas" w:hAnsi="Consolas"/>
          <w:color w:val="204A87"/>
          <w:sz w:val="22"/>
          <w:szCs w:val="20"/>
          <w:shd w:val="clear" w:color="auto" w:fill="F8F8F8"/>
          <w:lang w:eastAsia="zh-CN" w:bidi="hi-IN"/>
        </w:rPr>
        <w:t>data =</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train_nn</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plot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neuralModel</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kable</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neuralModel$result.matrix</w:t>
      </w:r>
      <w:proofErr w:type="spellEnd"/>
      <w:r w:rsidRPr="009D0838">
        <w:rPr>
          <w:rFonts w:ascii="Consolas" w:hAnsi="Consolas"/>
          <w:i/>
          <w:color w:val="8F5902"/>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lastRenderedPageBreak/>
        <w:t>## ----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Sharon - sorry this changed when I switched to using the </w:t>
      </w:r>
      <w:proofErr w:type="spellStart"/>
      <w:r w:rsidRPr="009D0838">
        <w:rPr>
          <w:rFonts w:ascii="Consolas" w:hAnsi="Consolas"/>
          <w:i/>
          <w:color w:val="8F5902"/>
          <w:sz w:val="22"/>
          <w:szCs w:val="20"/>
          <w:shd w:val="clear" w:color="auto" w:fill="F8F8F8"/>
          <w:lang w:eastAsia="zh-CN" w:bidi="hi-IN"/>
        </w:rPr>
        <w:t>train_all</w:t>
      </w:r>
      <w:proofErr w:type="spellEnd"/>
      <w:r w:rsidRPr="009D0838">
        <w:rPr>
          <w:rFonts w:ascii="Consolas" w:hAnsi="Consolas"/>
          <w:i/>
          <w:color w:val="8F5902"/>
          <w:sz w:val="22"/>
          <w:szCs w:val="20"/>
          <w:shd w:val="clear" w:color="auto" w:fill="F8F8F8"/>
          <w:lang w:eastAsia="zh-CN" w:bidi="hi-IN"/>
        </w:rPr>
        <w:t xml:space="preserve"> dataset.  </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These variables were dropped as part of variable selection</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par(</w:t>
      </w:r>
      <w:proofErr w:type="spellStart"/>
      <w:r w:rsidRPr="009D0838">
        <w:rPr>
          <w:rFonts w:ascii="Consolas" w:hAnsi="Consolas"/>
          <w:i/>
          <w:color w:val="8F5902"/>
          <w:sz w:val="22"/>
          <w:szCs w:val="20"/>
          <w:shd w:val="clear" w:color="auto" w:fill="F8F8F8"/>
          <w:lang w:eastAsia="zh-CN" w:bidi="hi-IN"/>
        </w:rPr>
        <w:t>mfrow</w:t>
      </w:r>
      <w:proofErr w:type="spellEnd"/>
      <w:r w:rsidRPr="009D0838">
        <w:rPr>
          <w:rFonts w:ascii="Consolas" w:hAnsi="Consolas"/>
          <w:i/>
          <w:color w:val="8F5902"/>
          <w:sz w:val="22"/>
          <w:szCs w:val="20"/>
          <w:shd w:val="clear" w:color="auto" w:fill="F8F8F8"/>
          <w:lang w:eastAsia="zh-CN" w:bidi="hi-IN"/>
        </w:rPr>
        <w:t>=c(2,2))</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gwplot</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neuralModel</w:t>
      </w:r>
      <w:proofErr w:type="spellEnd"/>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selected.covariate</w:t>
      </w:r>
      <w:proofErr w:type="spellEnd"/>
      <w:r w:rsidRPr="009D0838">
        <w:rPr>
          <w:rFonts w:ascii="Consolas" w:hAnsi="Consolas"/>
          <w:i/>
          <w:color w:val="8F5902"/>
          <w:sz w:val="22"/>
          <w:szCs w:val="20"/>
          <w:shd w:val="clear" w:color="auto" w:fill="F8F8F8"/>
          <w:lang w:eastAsia="zh-CN" w:bidi="hi-IN"/>
        </w:rPr>
        <w:t>="SEX", min=-2.5, max=5)</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gwplot</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neuralModel</w:t>
      </w:r>
      <w:proofErr w:type="spellEnd"/>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selected.covariate</w:t>
      </w:r>
      <w:proofErr w:type="spellEnd"/>
      <w:r w:rsidRPr="009D0838">
        <w:rPr>
          <w:rFonts w:ascii="Consolas" w:hAnsi="Consolas"/>
          <w:i/>
          <w:color w:val="8F5902"/>
          <w:sz w:val="22"/>
          <w:szCs w:val="20"/>
          <w:shd w:val="clear" w:color="auto" w:fill="F8F8F8"/>
          <w:lang w:eastAsia="zh-CN" w:bidi="hi-IN"/>
        </w:rPr>
        <w:t>="EDUCATION",</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min=-2.5, max=5)</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gwplot</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neuralModel</w:t>
      </w:r>
      <w:proofErr w:type="spellEnd"/>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selected.covariate</w:t>
      </w:r>
      <w:proofErr w:type="spellEnd"/>
      <w:r w:rsidRPr="009D0838">
        <w:rPr>
          <w:rFonts w:ascii="Consolas" w:hAnsi="Consolas"/>
          <w:i/>
          <w:color w:val="8F5902"/>
          <w:sz w:val="22"/>
          <w:szCs w:val="20"/>
          <w:shd w:val="clear" w:color="auto" w:fill="F8F8F8"/>
          <w:lang w:eastAsia="zh-CN" w:bidi="hi-IN"/>
        </w:rPr>
        <w:t>="MARRIAGE",</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min=-2.5, max=5)</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gwplot</w:t>
      </w:r>
      <w:proofErr w:type="spellEnd"/>
      <w:r w:rsidRPr="009D0838">
        <w:rPr>
          <w:rFonts w:ascii="Consolas" w:hAnsi="Consolas"/>
          <w:i/>
          <w:color w:val="8F5902"/>
          <w:sz w:val="22"/>
          <w:szCs w:val="20"/>
          <w:shd w:val="clear" w:color="auto" w:fill="F8F8F8"/>
          <w:lang w:eastAsia="zh-CN" w:bidi="hi-IN"/>
        </w:rPr>
        <w:t>(</w:t>
      </w:r>
      <w:proofErr w:type="spellStart"/>
      <w:r w:rsidRPr="009D0838">
        <w:rPr>
          <w:rFonts w:ascii="Consolas" w:hAnsi="Consolas"/>
          <w:i/>
          <w:color w:val="8F5902"/>
          <w:sz w:val="22"/>
          <w:szCs w:val="20"/>
          <w:shd w:val="clear" w:color="auto" w:fill="F8F8F8"/>
          <w:lang w:eastAsia="zh-CN" w:bidi="hi-IN"/>
        </w:rPr>
        <w:t>neuralModel</w:t>
      </w:r>
      <w:proofErr w:type="spellEnd"/>
      <w:r w:rsidRPr="009D0838">
        <w:rPr>
          <w:rFonts w:ascii="Consolas" w:hAnsi="Consolas"/>
          <w:i/>
          <w:color w:val="8F5902"/>
          <w:sz w:val="22"/>
          <w:szCs w:val="20"/>
          <w:shd w:val="clear" w:color="auto" w:fill="F8F8F8"/>
          <w:lang w:eastAsia="zh-CN" w:bidi="hi-IN"/>
        </w:rPr>
        <w:t xml:space="preserve">, </w:t>
      </w:r>
      <w:proofErr w:type="spellStart"/>
      <w:r w:rsidRPr="009D0838">
        <w:rPr>
          <w:rFonts w:ascii="Consolas" w:hAnsi="Consolas"/>
          <w:i/>
          <w:color w:val="8F5902"/>
          <w:sz w:val="22"/>
          <w:szCs w:val="20"/>
          <w:shd w:val="clear" w:color="auto" w:fill="F8F8F8"/>
          <w:lang w:eastAsia="zh-CN" w:bidi="hi-IN"/>
        </w:rPr>
        <w:t>selected.covariate</w:t>
      </w:r>
      <w:proofErr w:type="spellEnd"/>
      <w:r w:rsidRPr="009D0838">
        <w:rPr>
          <w:rFonts w:ascii="Consolas" w:hAnsi="Consolas"/>
          <w:i/>
          <w:color w:val="8F5902"/>
          <w:sz w:val="22"/>
          <w:szCs w:val="20"/>
          <w:shd w:val="clear" w:color="auto" w:fill="F8F8F8"/>
          <w:lang w:eastAsia="zh-CN" w:bidi="hi-IN"/>
        </w:rPr>
        <w:t>="AGE",</w:t>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min=-2.5, max=5)</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 echo=FALSE, message=FALSE, warning=FALSE---------------------------</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m6_metrics &lt;-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calc_metrics_3</w:t>
      </w:r>
      <w:r w:rsidRPr="009D0838">
        <w:rPr>
          <w:rFonts w:ascii="Consolas" w:hAnsi="Consolas"/>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"Model6 - </w:t>
      </w:r>
      <w:proofErr w:type="spellStart"/>
      <w:r w:rsidRPr="009D0838">
        <w:rPr>
          <w:rFonts w:ascii="Consolas" w:hAnsi="Consolas"/>
          <w:color w:val="4E9A06"/>
          <w:sz w:val="22"/>
          <w:szCs w:val="20"/>
          <w:shd w:val="clear" w:color="auto" w:fill="F8F8F8"/>
          <w:lang w:eastAsia="zh-CN" w:bidi="hi-IN"/>
        </w:rPr>
        <w:t>NNet</w:t>
      </w:r>
      <w:proofErr w:type="spellEnd"/>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neuralModel</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test_nn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train_nn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w:t>
      </w:r>
      <w:proofErr w:type="spellStart"/>
      <w:r w:rsidRPr="009D0838">
        <w:rPr>
          <w:rFonts w:ascii="Consolas" w:hAnsi="Consolas"/>
          <w:color w:val="4E9A06"/>
          <w:sz w:val="22"/>
          <w:szCs w:val="20"/>
          <w:shd w:val="clear" w:color="auto" w:fill="F8F8F8"/>
          <w:lang w:eastAsia="zh-CN" w:bidi="hi-IN"/>
        </w:rPr>
        <w:t>nnet</w:t>
      </w:r>
      <w:proofErr w:type="spellEnd"/>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test_nn</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23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xml:space="preserve">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b/>
          <w:color w:val="204A87"/>
          <w:sz w:val="22"/>
          <w:szCs w:val="20"/>
          <w:shd w:val="clear" w:color="auto" w:fill="F8F8F8"/>
          <w:lang w:eastAsia="zh-CN" w:bidi="hi-IN"/>
        </w:rPr>
        <w:t>rbind</w:t>
      </w:r>
      <w:proofErr w:type="spellEnd"/>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m6_metrics[[</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capture the actual vs. predicted values</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all_predictions</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5</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m6_metrics[[</w:t>
      </w:r>
      <w:r w:rsidRPr="009D0838">
        <w:rPr>
          <w:rFonts w:ascii="Consolas" w:hAnsi="Consolas"/>
          <w:color w:val="0000CF"/>
          <w:sz w:val="22"/>
          <w:szCs w:val="20"/>
          <w:shd w:val="clear" w:color="auto" w:fill="F8F8F8"/>
          <w:lang w:eastAsia="zh-CN" w:bidi="hi-IN"/>
        </w:rPr>
        <w:t>3</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t xml:space="preserve"># same for the confusion matrix, later used in the </w:t>
      </w:r>
      <w:proofErr w:type="spellStart"/>
      <w:r w:rsidRPr="009D0838">
        <w:rPr>
          <w:rFonts w:ascii="Consolas" w:hAnsi="Consolas"/>
          <w:i/>
          <w:color w:val="8F5902"/>
          <w:sz w:val="22"/>
          <w:szCs w:val="20"/>
          <w:shd w:val="clear" w:color="auto" w:fill="F8F8F8"/>
          <w:lang w:eastAsia="zh-CN" w:bidi="hi-IN"/>
        </w:rPr>
        <w:t>fourfoldplots</w:t>
      </w:r>
      <w:proofErr w:type="spellEnd"/>
      <w:r w:rsidRPr="009D0838">
        <w:rPr>
          <w:rFonts w:ascii="Consolas" w:hAnsi="Consolas"/>
          <w:i/>
          <w:color w:val="8F5902"/>
          <w:sz w:val="22"/>
          <w:szCs w:val="20"/>
          <w:shd w:val="clear" w:color="auto" w:fill="F8F8F8"/>
          <w:lang w:eastAsia="zh-CN" w:bidi="hi-IN"/>
        </w:rPr>
        <w:t xml:space="preserve"> in the metrics section</w:t>
      </w:r>
      <w:r w:rsidRPr="009D0838">
        <w:rPr>
          <w:rFonts w:ascii="Consolas" w:hAnsi="Consolas"/>
          <w:i/>
          <w:sz w:val="22"/>
          <w:szCs w:val="20"/>
          <w:lang w:eastAsia="zh-CN" w:bidi="hi-IN"/>
        </w:rPr>
        <w:br/>
      </w:r>
      <w:proofErr w:type="spellStart"/>
      <w:r w:rsidRPr="009D0838">
        <w:rPr>
          <w:rFonts w:ascii="Consolas" w:hAnsi="Consolas"/>
          <w:sz w:val="22"/>
          <w:szCs w:val="20"/>
          <w:shd w:val="clear" w:color="auto" w:fill="F8F8F8"/>
          <w:lang w:eastAsia="zh-CN" w:bidi="hi-IN"/>
        </w:rPr>
        <w:t>all_cm</w:t>
      </w:r>
      <w:proofErr w:type="spellEnd"/>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5</w:t>
      </w:r>
      <w:r w:rsidRPr="009D0838">
        <w:rPr>
          <w:rFonts w:ascii="Consolas" w:hAnsi="Consolas"/>
          <w:sz w:val="22"/>
          <w:szCs w:val="20"/>
          <w:shd w:val="clear" w:color="auto" w:fill="F8F8F8"/>
          <w:lang w:eastAsia="zh-CN" w:bidi="hi-IN"/>
        </w:rPr>
        <w:t>]] &lt;-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m6_metrics[[</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proofErr w:type="spellStart"/>
      <w:r w:rsidRPr="009D0838">
        <w:rPr>
          <w:rFonts w:ascii="Consolas" w:hAnsi="Consolas"/>
          <w:sz w:val="22"/>
          <w:szCs w:val="20"/>
          <w:shd w:val="clear" w:color="auto" w:fill="F8F8F8"/>
          <w:lang w:eastAsia="zh-CN" w:bidi="hi-IN"/>
        </w:rPr>
        <w:t>fourfoldplots</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par</w:t>
      </w:r>
      <w:r w:rsidRPr="009D0838">
        <w:rPr>
          <w:rFonts w:ascii="Consolas" w:hAnsi="Consolas"/>
          <w:sz w:val="22"/>
          <w:szCs w:val="20"/>
          <w:shd w:val="clear" w:color="auto" w:fill="F8F8F8"/>
          <w:lang w:eastAsia="zh-CN" w:bidi="hi-IN"/>
        </w:rPr>
        <w:t>(</w:t>
      </w:r>
      <w:proofErr w:type="spellStart"/>
      <w:r w:rsidRPr="009D0838">
        <w:rPr>
          <w:rFonts w:ascii="Consolas" w:hAnsi="Consolas"/>
          <w:color w:val="204A87"/>
          <w:sz w:val="22"/>
          <w:szCs w:val="20"/>
          <w:shd w:val="clear" w:color="auto" w:fill="F8F8F8"/>
          <w:lang w:eastAsia="zh-CN" w:bidi="hi-IN"/>
        </w:rPr>
        <w:t>mfrow</w:t>
      </w:r>
      <w:proofErr w:type="spellEnd"/>
      <w:r w:rsidRPr="009D0838">
        <w:rPr>
          <w:rFonts w:ascii="Consolas" w:hAnsi="Consolas"/>
          <w:color w:val="204A87"/>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c</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1</w:t>
      </w:r>
      <w:r w:rsidRPr="009D0838">
        <w:rPr>
          <w:rFonts w:ascii="Consolas" w:hAnsi="Consolas"/>
          <w:sz w:val="22"/>
          <w:szCs w:val="20"/>
          <w:shd w:val="clear" w:color="auto" w:fill="F8F8F8"/>
          <w:lang w:eastAsia="zh-CN" w:bidi="hi-IN"/>
        </w:rPr>
        <w:t>,</w:t>
      </w:r>
      <w:r w:rsidRPr="009D0838">
        <w:rPr>
          <w:rFonts w:ascii="Consolas" w:hAnsi="Consolas"/>
          <w:color w:val="0000CF"/>
          <w:sz w:val="22"/>
          <w:szCs w:val="20"/>
          <w:shd w:val="clear" w:color="auto" w:fill="F8F8F8"/>
          <w:lang w:eastAsia="zh-CN" w:bidi="hi-IN"/>
        </w:rPr>
        <w:t>2</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fourfoldplot</w:t>
      </w:r>
      <w:proofErr w:type="spellEnd"/>
      <w:r w:rsidRPr="009D0838">
        <w:rPr>
          <w:rFonts w:ascii="Consolas" w:hAnsi="Consolas"/>
          <w:sz w:val="22"/>
          <w:szCs w:val="20"/>
          <w:shd w:val="clear" w:color="auto" w:fill="F8F8F8"/>
          <w:lang w:eastAsia="zh-CN" w:bidi="hi-IN"/>
        </w:rPr>
        <w:t>(m2step_metrics[[</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table, </w:t>
      </w:r>
      <w:r w:rsidRPr="009D0838">
        <w:rPr>
          <w:rFonts w:ascii="Consolas" w:hAnsi="Consolas"/>
          <w:color w:val="204A87"/>
          <w:sz w:val="22"/>
          <w:szCs w:val="20"/>
          <w:shd w:val="clear" w:color="auto" w:fill="F8F8F8"/>
          <w:lang w:eastAsia="zh-CN" w:bidi="hi-IN"/>
        </w:rPr>
        <w:t>main=</w:t>
      </w:r>
      <w:r w:rsidRPr="009D0838">
        <w:rPr>
          <w:rFonts w:ascii="Consolas" w:hAnsi="Consolas"/>
          <w:color w:val="4E9A06"/>
          <w:sz w:val="22"/>
          <w:szCs w:val="20"/>
          <w:shd w:val="clear" w:color="auto" w:fill="F8F8F8"/>
          <w:lang w:eastAsia="zh-CN" w:bidi="hi-IN"/>
        </w:rPr>
        <w:t>"Logistic Regression"</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fourfoldplot</w:t>
      </w:r>
      <w:proofErr w:type="spellEnd"/>
      <w:r w:rsidRPr="009D0838">
        <w:rPr>
          <w:rFonts w:ascii="Consolas" w:hAnsi="Consolas"/>
          <w:sz w:val="22"/>
          <w:szCs w:val="20"/>
          <w:shd w:val="clear" w:color="auto" w:fill="F8F8F8"/>
          <w:lang w:eastAsia="zh-CN" w:bidi="hi-IN"/>
        </w:rPr>
        <w:t>(m3ridge_metrics[[</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table, </w:t>
      </w:r>
      <w:r w:rsidRPr="009D0838">
        <w:rPr>
          <w:rFonts w:ascii="Consolas" w:hAnsi="Consolas"/>
          <w:color w:val="204A87"/>
          <w:sz w:val="22"/>
          <w:szCs w:val="20"/>
          <w:shd w:val="clear" w:color="auto" w:fill="F8F8F8"/>
          <w:lang w:eastAsia="zh-CN" w:bidi="hi-IN"/>
        </w:rPr>
        <w:t>main=</w:t>
      </w:r>
      <w:r w:rsidRPr="009D0838">
        <w:rPr>
          <w:rFonts w:ascii="Consolas" w:hAnsi="Consolas"/>
          <w:color w:val="4E9A06"/>
          <w:sz w:val="22"/>
          <w:szCs w:val="20"/>
          <w:shd w:val="clear" w:color="auto" w:fill="F8F8F8"/>
          <w:lang w:eastAsia="zh-CN" w:bidi="hi-IN"/>
        </w:rPr>
        <w:t>"Ridge Regression"</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fourfoldplot</w:t>
      </w:r>
      <w:proofErr w:type="spellEnd"/>
      <w:r w:rsidRPr="009D0838">
        <w:rPr>
          <w:rFonts w:ascii="Consolas" w:hAnsi="Consolas"/>
          <w:sz w:val="22"/>
          <w:szCs w:val="20"/>
          <w:shd w:val="clear" w:color="auto" w:fill="F8F8F8"/>
          <w:lang w:eastAsia="zh-CN" w:bidi="hi-IN"/>
        </w:rPr>
        <w:t>(m4lasso_metrics[[</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table, </w:t>
      </w:r>
      <w:r w:rsidRPr="009D0838">
        <w:rPr>
          <w:rFonts w:ascii="Consolas" w:hAnsi="Consolas"/>
          <w:color w:val="204A87"/>
          <w:sz w:val="22"/>
          <w:szCs w:val="20"/>
          <w:shd w:val="clear" w:color="auto" w:fill="F8F8F8"/>
          <w:lang w:eastAsia="zh-CN" w:bidi="hi-IN"/>
        </w:rPr>
        <w:t>main=</w:t>
      </w:r>
      <w:r w:rsidRPr="009D0838">
        <w:rPr>
          <w:rFonts w:ascii="Consolas" w:hAnsi="Consolas"/>
          <w:color w:val="4E9A06"/>
          <w:sz w:val="22"/>
          <w:szCs w:val="20"/>
          <w:shd w:val="clear" w:color="auto" w:fill="F8F8F8"/>
          <w:lang w:eastAsia="zh-CN" w:bidi="hi-IN"/>
        </w:rPr>
        <w:t>"LASSO"</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fourfoldplot</w:t>
      </w:r>
      <w:proofErr w:type="spellEnd"/>
      <w:r w:rsidRPr="009D0838">
        <w:rPr>
          <w:rFonts w:ascii="Consolas" w:hAnsi="Consolas"/>
          <w:sz w:val="22"/>
          <w:szCs w:val="20"/>
          <w:shd w:val="clear" w:color="auto" w:fill="F8F8F8"/>
          <w:lang w:eastAsia="zh-CN" w:bidi="hi-IN"/>
        </w:rPr>
        <w:t>(m5_metrics[[</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table, </w:t>
      </w:r>
      <w:r w:rsidRPr="009D0838">
        <w:rPr>
          <w:rFonts w:ascii="Consolas" w:hAnsi="Consolas"/>
          <w:color w:val="204A87"/>
          <w:sz w:val="22"/>
          <w:szCs w:val="20"/>
          <w:shd w:val="clear" w:color="auto" w:fill="F8F8F8"/>
          <w:lang w:eastAsia="zh-CN" w:bidi="hi-IN"/>
        </w:rPr>
        <w:t>main=</w:t>
      </w:r>
      <w:r w:rsidRPr="009D0838">
        <w:rPr>
          <w:rFonts w:ascii="Consolas" w:hAnsi="Consolas"/>
          <w:color w:val="4E9A06"/>
          <w:sz w:val="22"/>
          <w:szCs w:val="20"/>
          <w:shd w:val="clear" w:color="auto" w:fill="F8F8F8"/>
          <w:lang w:eastAsia="zh-CN" w:bidi="hi-IN"/>
        </w:rPr>
        <w:t>"Decision Tree"</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proofErr w:type="spellStart"/>
      <w:r w:rsidRPr="009D0838">
        <w:rPr>
          <w:rFonts w:ascii="Consolas" w:hAnsi="Consolas"/>
          <w:b/>
          <w:color w:val="204A87"/>
          <w:sz w:val="22"/>
          <w:szCs w:val="20"/>
          <w:shd w:val="clear" w:color="auto" w:fill="F8F8F8"/>
          <w:lang w:eastAsia="zh-CN" w:bidi="hi-IN"/>
        </w:rPr>
        <w:t>fourfoldplot</w:t>
      </w:r>
      <w:proofErr w:type="spellEnd"/>
      <w:r w:rsidRPr="009D0838">
        <w:rPr>
          <w:rFonts w:ascii="Consolas" w:hAnsi="Consolas"/>
          <w:sz w:val="22"/>
          <w:szCs w:val="20"/>
          <w:shd w:val="clear" w:color="auto" w:fill="F8F8F8"/>
          <w:lang w:eastAsia="zh-CN" w:bidi="hi-IN"/>
        </w:rPr>
        <w:t>(m6_metrics[[</w:t>
      </w:r>
      <w:r w:rsidRPr="009D0838">
        <w:rPr>
          <w:rFonts w:ascii="Consolas" w:hAnsi="Consolas"/>
          <w:color w:val="0000CF"/>
          <w:sz w:val="22"/>
          <w:szCs w:val="20"/>
          <w:shd w:val="clear" w:color="auto" w:fill="F8F8F8"/>
          <w:lang w:eastAsia="zh-CN" w:bidi="hi-IN"/>
        </w:rPr>
        <w:t>4</w:t>
      </w:r>
      <w:r w:rsidRPr="009D0838">
        <w:rPr>
          <w:rFonts w:ascii="Consolas" w:hAnsi="Consolas"/>
          <w:sz w:val="22"/>
          <w:szCs w:val="20"/>
          <w:shd w:val="clear" w:color="auto" w:fill="F8F8F8"/>
          <w:lang w:eastAsia="zh-CN" w:bidi="hi-IN"/>
        </w:rPr>
        <w:t>]]</w:t>
      </w:r>
      <w:r w:rsidRPr="009D0838">
        <w:rPr>
          <w:rFonts w:ascii="Consolas" w:hAnsi="Consolas"/>
          <w:b/>
          <w:color w:val="CE5C00"/>
          <w:sz w:val="22"/>
          <w:szCs w:val="20"/>
          <w:shd w:val="clear" w:color="auto" w:fill="F8F8F8"/>
          <w:lang w:eastAsia="zh-CN" w:bidi="hi-IN"/>
        </w:rPr>
        <w:t>$</w:t>
      </w:r>
      <w:r w:rsidRPr="009D0838">
        <w:rPr>
          <w:rFonts w:ascii="Consolas" w:hAnsi="Consolas"/>
          <w:sz w:val="22"/>
          <w:szCs w:val="20"/>
          <w:shd w:val="clear" w:color="auto" w:fill="F8F8F8"/>
          <w:lang w:eastAsia="zh-CN" w:bidi="hi-IN"/>
        </w:rPr>
        <w:t xml:space="preserve">table, </w:t>
      </w:r>
      <w:r w:rsidRPr="009D0838">
        <w:rPr>
          <w:rFonts w:ascii="Consolas" w:hAnsi="Consolas"/>
          <w:color w:val="204A87"/>
          <w:sz w:val="22"/>
          <w:szCs w:val="20"/>
          <w:shd w:val="clear" w:color="auto" w:fill="F8F8F8"/>
          <w:lang w:eastAsia="zh-CN" w:bidi="hi-IN"/>
        </w:rPr>
        <w:t>main=</w:t>
      </w:r>
      <w:r w:rsidRPr="009D0838">
        <w:rPr>
          <w:rFonts w:ascii="Consolas" w:hAnsi="Consolas"/>
          <w:color w:val="4E9A06"/>
          <w:sz w:val="22"/>
          <w:szCs w:val="20"/>
          <w:shd w:val="clear" w:color="auto" w:fill="F8F8F8"/>
          <w:lang w:eastAsia="zh-CN" w:bidi="hi-IN"/>
        </w:rPr>
        <w:t>"</w:t>
      </w:r>
      <w:proofErr w:type="spellStart"/>
      <w:r w:rsidRPr="009D0838">
        <w:rPr>
          <w:rFonts w:ascii="Consolas" w:hAnsi="Consolas"/>
          <w:color w:val="4E9A06"/>
          <w:sz w:val="22"/>
          <w:szCs w:val="20"/>
          <w:shd w:val="clear" w:color="auto" w:fill="F8F8F8"/>
          <w:lang w:eastAsia="zh-CN" w:bidi="hi-IN"/>
        </w:rPr>
        <w:t>NeuralNet</w:t>
      </w:r>
      <w:proofErr w:type="spellEnd"/>
      <w:r w:rsidRPr="009D0838">
        <w:rPr>
          <w:rFonts w:ascii="Consolas" w:hAnsi="Consolas"/>
          <w:color w:val="4E9A06"/>
          <w:sz w:val="22"/>
          <w:szCs w:val="20"/>
          <w:shd w:val="clear" w:color="auto" w:fill="F8F8F8"/>
          <w:lang w:eastAsia="zh-CN" w:bidi="hi-IN"/>
        </w:rPr>
        <w:t>"</w:t>
      </w:r>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perf_metrics1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dplyr</w:t>
      </w:r>
      <w:proofErr w:type="spellEnd"/>
      <w:r w:rsidRPr="009D0838">
        <w:rPr>
          <w:rFonts w:ascii="Consolas" w:hAnsi="Consolas"/>
          <w:b/>
          <w:color w:val="CE5C00"/>
          <w:sz w:val="22"/>
          <w:szCs w:val="20"/>
          <w:shd w:val="clear" w:color="auto" w:fill="F8F8F8"/>
          <w:lang w:eastAsia="zh-CN" w:bidi="hi-IN"/>
        </w:rPr>
        <w:t>::</w:t>
      </w:r>
      <w:r w:rsidRPr="009D0838">
        <w:rPr>
          <w:rFonts w:ascii="Consolas" w:hAnsi="Consolas"/>
          <w:b/>
          <w:color w:val="204A87"/>
          <w:sz w:val="22"/>
          <w:szCs w:val="20"/>
          <w:shd w:val="clear" w:color="auto" w:fill="F8F8F8"/>
          <w:lang w:eastAsia="zh-CN" w:bidi="hi-IN"/>
        </w:rPr>
        <w:t>select</w:t>
      </w:r>
      <w:r w:rsidRPr="009D0838">
        <w:rPr>
          <w:rFonts w:ascii="Consolas" w:hAnsi="Consolas"/>
          <w:sz w:val="22"/>
          <w:szCs w:val="20"/>
          <w:shd w:val="clear" w:color="auto" w:fill="F8F8F8"/>
          <w:lang w:eastAsia="zh-CN" w:bidi="hi-IN"/>
        </w:rPr>
        <w:t>(</w:t>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Model,    Accuracy,   F1Score,    Kappa,  Sensitivity,    Specificity,    </w:t>
      </w:r>
      <w:proofErr w:type="spellStart"/>
      <w:r w:rsidRPr="009D0838">
        <w:rPr>
          <w:rFonts w:ascii="Consolas" w:hAnsi="Consolas"/>
          <w:sz w:val="22"/>
          <w:szCs w:val="20"/>
          <w:shd w:val="clear" w:color="auto" w:fill="F8F8F8"/>
          <w:lang w:eastAsia="zh-CN" w:bidi="hi-IN"/>
        </w:rPr>
        <w:t>BalancedAccuracy</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perf_metrics2 &lt;-</w:t>
      </w:r>
      <w:r w:rsidRPr="009D0838">
        <w:rPr>
          <w:rFonts w:ascii="Consolas" w:hAnsi="Consolas"/>
          <w:color w:val="4E9A06"/>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all_model_metrics</w:t>
      </w:r>
      <w:proofErr w:type="spellEnd"/>
      <w:r w:rsidRPr="009D0838">
        <w:rPr>
          <w:rFonts w:ascii="Consolas" w:hAnsi="Consolas"/>
          <w:sz w:val="22"/>
          <w:szCs w:val="20"/>
          <w:shd w:val="clear" w:color="auto" w:fill="F8F8F8"/>
          <w:lang w:eastAsia="zh-CN" w:bidi="hi-IN"/>
        </w:rPr>
        <w:t xml:space="preserve"> </w:t>
      </w:r>
      <w:r w:rsidRPr="009D0838">
        <w:rPr>
          <w:rFonts w:ascii="Consolas" w:hAnsi="Consolas"/>
          <w:b/>
          <w:color w:val="CE5C00"/>
          <w:sz w:val="22"/>
          <w:szCs w:val="20"/>
          <w:shd w:val="clear" w:color="auto" w:fill="F8F8F8"/>
          <w:lang w:eastAsia="zh-CN" w:bidi="hi-IN"/>
        </w:rPr>
        <w:t>%&gt;%</w:t>
      </w:r>
      <w:r w:rsidRPr="009D0838">
        <w:rPr>
          <w:rFonts w:ascii="Consolas" w:hAnsi="Consolas"/>
          <w:color w:val="4E9A06"/>
          <w:sz w:val="22"/>
          <w:szCs w:val="20"/>
          <w:shd w:val="clear" w:color="auto" w:fill="F8F8F8"/>
          <w:lang w:eastAsia="zh-CN" w:bidi="hi-IN"/>
        </w:rPr>
        <w:t xml:space="preserve"> </w:t>
      </w:r>
      <w:r w:rsidRPr="009D0838">
        <w:rPr>
          <w:rFonts w:ascii="Consolas" w:hAnsi="Consolas"/>
          <w:b/>
          <w:color w:val="204A87"/>
          <w:sz w:val="22"/>
          <w:szCs w:val="20"/>
          <w:shd w:val="clear" w:color="auto" w:fill="F8F8F8"/>
          <w:lang w:eastAsia="zh-CN" w:bidi="hi-IN"/>
        </w:rPr>
        <w:t>transmute</w:t>
      </w:r>
      <w:r w:rsidRPr="009D0838">
        <w:rPr>
          <w:rFonts w:ascii="Consolas" w:hAnsi="Consolas"/>
          <w:sz w:val="22"/>
          <w:szCs w:val="20"/>
          <w:shd w:val="clear" w:color="auto" w:fill="F8F8F8"/>
          <w:lang w:eastAsia="zh-CN" w:bidi="hi-IN"/>
        </w:rPr>
        <w:t xml:space="preserve">(Model, </w:t>
      </w:r>
      <w:r w:rsidRPr="009D0838">
        <w:rPr>
          <w:rFonts w:ascii="Consolas" w:hAnsi="Consolas"/>
          <w:color w:val="4E9A06"/>
          <w:sz w:val="22"/>
          <w:szCs w:val="20"/>
          <w:shd w:val="clear" w:color="auto" w:fill="F8F8F8"/>
          <w:lang w:eastAsia="zh-CN" w:bidi="hi-IN"/>
        </w:rPr>
        <w:t>"</w:t>
      </w:r>
      <w:proofErr w:type="spellStart"/>
      <w:r w:rsidRPr="009D0838">
        <w:rPr>
          <w:rFonts w:ascii="Consolas" w:hAnsi="Consolas"/>
          <w:color w:val="4E9A06"/>
          <w:sz w:val="22"/>
          <w:szCs w:val="20"/>
          <w:shd w:val="clear" w:color="auto" w:fill="F8F8F8"/>
          <w:lang w:eastAsia="zh-CN" w:bidi="hi-IN"/>
        </w:rPr>
        <w:t>Fale</w:t>
      </w:r>
      <w:proofErr w:type="spellEnd"/>
      <w:r w:rsidRPr="009D0838">
        <w:rPr>
          <w:rFonts w:ascii="Consolas" w:hAnsi="Consolas"/>
          <w:color w:val="4E9A06"/>
          <w:sz w:val="22"/>
          <w:szCs w:val="20"/>
          <w:shd w:val="clear" w:color="auto" w:fill="F8F8F8"/>
          <w:lang w:eastAsia="zh-CN" w:bidi="hi-IN"/>
        </w:rPr>
        <w:t>-Positive Rate"</w:t>
      </w:r>
      <w:r w:rsidRPr="009D0838">
        <w:rPr>
          <w:rFonts w:ascii="Consolas" w:hAnsi="Consolas"/>
          <w:sz w:val="22"/>
          <w:szCs w:val="20"/>
          <w:shd w:val="clear" w:color="auto" w:fill="F8F8F8"/>
          <w:lang w:eastAsia="zh-CN" w:bidi="hi-IN"/>
        </w:rPr>
        <w:t xml:space="preserve"> =</w:t>
      </w:r>
      <w:r w:rsidRPr="009D0838">
        <w:rPr>
          <w:rFonts w:ascii="Consolas" w:hAnsi="Consolas"/>
          <w:color w:val="4E9A06"/>
          <w:sz w:val="22"/>
          <w:szCs w:val="20"/>
          <w:shd w:val="clear" w:color="auto" w:fill="F8F8F8"/>
          <w:lang w:eastAsia="zh-CN" w:bidi="hi-IN"/>
        </w:rPr>
        <w:t xml:space="preserve"> </w:t>
      </w:r>
      <w:r w:rsidRPr="009D0838">
        <w:rPr>
          <w:rFonts w:ascii="Consolas" w:hAnsi="Consolas"/>
          <w:color w:val="0000CF"/>
          <w:sz w:val="22"/>
          <w:szCs w:val="20"/>
          <w:shd w:val="clear" w:color="auto" w:fill="F8F8F8"/>
          <w:lang w:eastAsia="zh-CN" w:bidi="hi-IN"/>
        </w:rPr>
        <w:t>1</w:t>
      </w:r>
      <w:r w:rsidRPr="009D0838">
        <w:rPr>
          <w:rFonts w:ascii="Consolas" w:hAnsi="Consolas"/>
          <w:b/>
          <w:color w:val="CE5C00"/>
          <w:sz w:val="22"/>
          <w:szCs w:val="20"/>
          <w:shd w:val="clear" w:color="auto" w:fill="F8F8F8"/>
          <w:lang w:eastAsia="zh-CN" w:bidi="hi-IN"/>
        </w:rPr>
        <w:t>-</w:t>
      </w:r>
      <w:r w:rsidRPr="009D0838">
        <w:rPr>
          <w:rFonts w:ascii="Consolas" w:hAnsi="Consolas"/>
          <w:color w:val="4E9A06"/>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Specificity, Youden,</w:t>
      </w:r>
      <w:r w:rsidRPr="009D0838">
        <w:rPr>
          <w:rFonts w:ascii="Consolas" w:hAnsi="Consolas"/>
          <w:i/>
          <w:sz w:val="22"/>
          <w:szCs w:val="20"/>
          <w:lang w:eastAsia="zh-CN" w:bidi="hi-IN"/>
        </w:rPr>
        <w:br/>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PosPredValue</w:t>
      </w:r>
      <w:proofErr w:type="spellEnd"/>
      <w:r w:rsidRPr="009D0838">
        <w:rPr>
          <w:rFonts w:ascii="Consolas" w:hAnsi="Consolas"/>
          <w:sz w:val="22"/>
          <w:szCs w:val="20"/>
          <w:shd w:val="clear" w:color="auto" w:fill="F8F8F8"/>
          <w:lang w:eastAsia="zh-CN" w:bidi="hi-IN"/>
        </w:rPr>
        <w:t xml:space="preserve">, </w:t>
      </w:r>
      <w:proofErr w:type="spellStart"/>
      <w:r w:rsidRPr="009D0838">
        <w:rPr>
          <w:rFonts w:ascii="Consolas" w:hAnsi="Consolas"/>
          <w:sz w:val="22"/>
          <w:szCs w:val="20"/>
          <w:shd w:val="clear" w:color="auto" w:fill="F8F8F8"/>
          <w:lang w:eastAsia="zh-CN" w:bidi="hi-IN"/>
        </w:rPr>
        <w:t>NegPredValue</w:t>
      </w:r>
      <w:proofErr w:type="spellEnd"/>
      <w:r w:rsidRPr="009D0838">
        <w:rPr>
          <w:rFonts w:ascii="Consolas" w:hAnsi="Consolas"/>
          <w:sz w:val="22"/>
          <w:szCs w:val="20"/>
          <w:shd w:val="clear" w:color="auto" w:fill="F8F8F8"/>
          <w:lang w:eastAsia="zh-CN" w:bidi="hi-IN"/>
        </w:rPr>
        <w:t>)</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i/>
          <w:color w:val="8F5902"/>
          <w:sz w:val="22"/>
          <w:szCs w:val="20"/>
          <w:shd w:val="clear" w:color="auto" w:fill="F8F8F8"/>
          <w:lang w:eastAsia="zh-CN" w:bidi="hi-IN"/>
        </w:rPr>
        <w:lastRenderedPageBreak/>
        <w:t># write the perf metrics out to csv to pull into the report as a table</w:t>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write.csv</w:t>
      </w:r>
      <w:r w:rsidRPr="009D0838">
        <w:rPr>
          <w:rFonts w:ascii="Consolas" w:hAnsi="Consolas"/>
          <w:sz w:val="22"/>
          <w:szCs w:val="20"/>
          <w:shd w:val="clear" w:color="auto" w:fill="F8F8F8"/>
          <w:lang w:eastAsia="zh-CN" w:bidi="hi-IN"/>
        </w:rPr>
        <w:t xml:space="preserve">(perf_metrics1, </w:t>
      </w:r>
      <w:r w:rsidRPr="009D0838">
        <w:rPr>
          <w:rFonts w:ascii="Consolas" w:hAnsi="Consolas"/>
          <w:color w:val="4E9A06"/>
          <w:sz w:val="22"/>
          <w:szCs w:val="20"/>
          <w:shd w:val="clear" w:color="auto" w:fill="F8F8F8"/>
          <w:lang w:eastAsia="zh-CN" w:bidi="hi-IN"/>
        </w:rPr>
        <w:t>'model_perf_metrics1.csv'</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row.names</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F)</w:t>
      </w:r>
      <w:r w:rsidRPr="009D0838">
        <w:rPr>
          <w:rFonts w:ascii="Consolas" w:hAnsi="Consolas"/>
          <w:i/>
          <w:sz w:val="22"/>
          <w:szCs w:val="20"/>
          <w:lang w:eastAsia="zh-CN" w:bidi="hi-IN"/>
        </w:rPr>
        <w:br/>
      </w:r>
      <w:r w:rsidRPr="009D0838">
        <w:rPr>
          <w:rFonts w:ascii="Consolas" w:hAnsi="Consolas"/>
          <w:i/>
          <w:sz w:val="22"/>
          <w:szCs w:val="20"/>
          <w:lang w:eastAsia="zh-CN" w:bidi="hi-IN"/>
        </w:rPr>
        <w:br/>
      </w:r>
      <w:r w:rsidRPr="009D0838">
        <w:rPr>
          <w:rFonts w:ascii="Consolas" w:hAnsi="Consolas"/>
          <w:b/>
          <w:color w:val="204A87"/>
          <w:sz w:val="22"/>
          <w:szCs w:val="20"/>
          <w:shd w:val="clear" w:color="auto" w:fill="F8F8F8"/>
          <w:lang w:eastAsia="zh-CN" w:bidi="hi-IN"/>
        </w:rPr>
        <w:t>write.csv</w:t>
      </w:r>
      <w:r w:rsidRPr="009D0838">
        <w:rPr>
          <w:rFonts w:ascii="Consolas" w:hAnsi="Consolas"/>
          <w:sz w:val="22"/>
          <w:szCs w:val="20"/>
          <w:shd w:val="clear" w:color="auto" w:fill="F8F8F8"/>
          <w:lang w:eastAsia="zh-CN" w:bidi="hi-IN"/>
        </w:rPr>
        <w:t xml:space="preserve">(perf_metrics2, </w:t>
      </w:r>
      <w:r w:rsidRPr="009D0838">
        <w:rPr>
          <w:rFonts w:ascii="Consolas" w:hAnsi="Consolas"/>
          <w:color w:val="4E9A06"/>
          <w:sz w:val="22"/>
          <w:szCs w:val="20"/>
          <w:shd w:val="clear" w:color="auto" w:fill="F8F8F8"/>
          <w:lang w:eastAsia="zh-CN" w:bidi="hi-IN"/>
        </w:rPr>
        <w:t>'model_perf_metrics2.csv'</w:t>
      </w:r>
      <w:r w:rsidRPr="009D0838">
        <w:rPr>
          <w:rFonts w:ascii="Consolas" w:hAnsi="Consolas"/>
          <w:sz w:val="22"/>
          <w:szCs w:val="20"/>
          <w:shd w:val="clear" w:color="auto" w:fill="F8F8F8"/>
          <w:lang w:eastAsia="zh-CN" w:bidi="hi-IN"/>
        </w:rPr>
        <w:t xml:space="preserve">, </w:t>
      </w:r>
      <w:proofErr w:type="spellStart"/>
      <w:r w:rsidRPr="009D0838">
        <w:rPr>
          <w:rFonts w:ascii="Consolas" w:hAnsi="Consolas"/>
          <w:color w:val="204A87"/>
          <w:sz w:val="22"/>
          <w:szCs w:val="20"/>
          <w:shd w:val="clear" w:color="auto" w:fill="F8F8F8"/>
          <w:lang w:eastAsia="zh-CN" w:bidi="hi-IN"/>
        </w:rPr>
        <w:t>row.names</w:t>
      </w:r>
      <w:proofErr w:type="spellEnd"/>
      <w:r w:rsidRPr="009D0838">
        <w:rPr>
          <w:rFonts w:ascii="Consolas" w:hAnsi="Consolas"/>
          <w:color w:val="204A87"/>
          <w:sz w:val="22"/>
          <w:szCs w:val="20"/>
          <w:shd w:val="clear" w:color="auto" w:fill="F8F8F8"/>
          <w:lang w:eastAsia="zh-CN" w:bidi="hi-IN"/>
        </w:rPr>
        <w:t xml:space="preserve"> =</w:t>
      </w:r>
      <w:r w:rsidRPr="009D0838">
        <w:rPr>
          <w:rFonts w:ascii="Consolas" w:hAnsi="Consolas"/>
          <w:sz w:val="22"/>
          <w:szCs w:val="20"/>
          <w:shd w:val="clear" w:color="auto" w:fill="F8F8F8"/>
          <w:lang w:eastAsia="zh-CN" w:bidi="hi-IN"/>
        </w:rPr>
        <w:t xml:space="preserve"> F)</w:t>
      </w:r>
    </w:p>
    <w:p w14:paraId="3981AA09" w14:textId="77777777" w:rsidR="00830BEE" w:rsidRPr="0013450B" w:rsidRDefault="00830BEE" w:rsidP="009D0838">
      <w:pPr>
        <w:pStyle w:val="Body"/>
      </w:pPr>
    </w:p>
    <w:sectPr w:rsidR="00830BEE" w:rsidRPr="0013450B" w:rsidSect="00EC03C5">
      <w:footerReference w:type="default" r:id="rId43"/>
      <w:footerReference w:type="first" r:id="rId44"/>
      <w:pgSz w:w="12240" w:h="15840"/>
      <w:pgMar w:top="1080" w:right="1080" w:bottom="1080" w:left="1080" w:header="720" w:footer="720" w:gutter="0"/>
      <w:pgNumType w:start="1"/>
      <w:cols w:space="720"/>
      <w:formProt w:val="0"/>
      <w:bidi/>
      <w:docGrid w:linePitch="326" w:charSpace="-614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7" w:author="Sharon Morris" w:date="2018-05-24T08:49:00Z" w:initials="SM">
    <w:p w14:paraId="337E51E7" w14:textId="77777777" w:rsidR="00FA1546" w:rsidRDefault="00FA1546">
      <w:pPr>
        <w:pStyle w:val="CommentText"/>
      </w:pPr>
      <w:r>
        <w:rPr>
          <w:rStyle w:val="CommentReference"/>
        </w:rPr>
        <w:annotationRef/>
      </w:r>
      <w:r>
        <w:t>Since we didn’t use SVM we could probably take this section out</w:t>
      </w:r>
    </w:p>
  </w:comment>
  <w:comment w:id="168" w:author="Sharon Morris" w:date="2018-05-24T08:50:00Z" w:initials="SM">
    <w:p w14:paraId="1018DAF2" w14:textId="77777777" w:rsidR="00FA1546" w:rsidRDefault="00FA1546">
      <w:pPr>
        <w:pStyle w:val="CommentText"/>
      </w:pPr>
      <w:r>
        <w:rPr>
          <w:rStyle w:val="CommentReference"/>
        </w:rPr>
        <w:annotationRef/>
      </w:r>
      <w:r>
        <w:t>This can be removed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37E51E7" w15:done="0"/>
  <w15:commentEx w15:paraId="1018DAF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7E51E7" w16cid:durableId="1EB17D5C"/>
  <w16cid:commentId w16cid:paraId="1018DAF2" w16cid:durableId="1EB17D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1B24D0" w14:textId="77777777" w:rsidR="008725CF" w:rsidRDefault="008725CF">
      <w:r>
        <w:separator/>
      </w:r>
    </w:p>
  </w:endnote>
  <w:endnote w:type="continuationSeparator" w:id="0">
    <w:p w14:paraId="17A78E05" w14:textId="77777777" w:rsidR="008725CF" w:rsidRDefault="00872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00004FF" w:usb2="00000000" w:usb3="00000000" w:csb0="0000019F" w:csb1="00000000"/>
  </w:font>
  <w:font w:name="Lohit Devanagari">
    <w:altName w:val="Times New Roman"/>
    <w:panose1 w:val="00000000000000000000"/>
    <w:charset w:val="00"/>
    <w:family w:val="roman"/>
    <w:notTrueType/>
    <w:pitch w:val="default"/>
  </w:font>
  <w:font w:name="Helvetica Neue">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Helvetica">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5C2208" w14:textId="168367D3" w:rsidR="009D1733" w:rsidRPr="009D1733" w:rsidRDefault="009D1733">
    <w:pPr>
      <w:pStyle w:val="Footer"/>
      <w:pBdr>
        <w:top w:val="single" w:sz="4" w:space="1" w:color="D9D9D9" w:themeColor="background1" w:themeShade="D9"/>
      </w:pBdr>
      <w:jc w:val="right"/>
      <w:rPr>
        <w:rFonts w:asciiTheme="majorHAnsi" w:hAnsiTheme="majorHAnsi"/>
      </w:rPr>
    </w:pPr>
  </w:p>
  <w:p w14:paraId="2892610D" w14:textId="77777777" w:rsidR="00FA1546" w:rsidRDefault="00FA1546">
    <w:pPr>
      <w:pStyle w:val="HeaderFooter"/>
      <w:rPr>
        <w:rFonts w:hint="eastAsi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6005172"/>
      <w:docPartObj>
        <w:docPartGallery w:val="Page Numbers (Bottom of Page)"/>
        <w:docPartUnique/>
      </w:docPartObj>
    </w:sdtPr>
    <w:sdtEndPr>
      <w:rPr>
        <w:rFonts w:asciiTheme="majorHAnsi" w:hAnsiTheme="majorHAnsi"/>
        <w:color w:val="7F7F7F" w:themeColor="background1" w:themeShade="7F"/>
        <w:spacing w:val="60"/>
      </w:rPr>
    </w:sdtEndPr>
    <w:sdtContent>
      <w:p w14:paraId="0B698EF9" w14:textId="77777777" w:rsidR="004D36EF" w:rsidRPr="009D1733" w:rsidRDefault="004D36EF">
        <w:pPr>
          <w:pStyle w:val="Footer"/>
          <w:pBdr>
            <w:top w:val="single" w:sz="4" w:space="1" w:color="D9D9D9" w:themeColor="background1" w:themeShade="D9"/>
          </w:pBdr>
          <w:jc w:val="right"/>
          <w:rPr>
            <w:rFonts w:asciiTheme="majorHAnsi" w:hAnsiTheme="majorHAnsi"/>
          </w:rPr>
        </w:pPr>
        <w:r w:rsidRPr="009D1733">
          <w:rPr>
            <w:rFonts w:asciiTheme="majorHAnsi" w:hAnsiTheme="majorHAnsi"/>
          </w:rPr>
          <w:fldChar w:fldCharType="begin"/>
        </w:r>
        <w:r w:rsidRPr="009D1733">
          <w:rPr>
            <w:rFonts w:asciiTheme="majorHAnsi" w:hAnsiTheme="majorHAnsi"/>
          </w:rPr>
          <w:instrText xml:space="preserve"> PAGE   \* MERGEFORMAT </w:instrText>
        </w:r>
        <w:r w:rsidRPr="009D1733">
          <w:rPr>
            <w:rFonts w:asciiTheme="majorHAnsi" w:hAnsiTheme="majorHAnsi"/>
          </w:rPr>
          <w:fldChar w:fldCharType="separate"/>
        </w:r>
        <w:r>
          <w:rPr>
            <w:rFonts w:asciiTheme="majorHAnsi" w:hAnsiTheme="majorHAnsi"/>
            <w:noProof/>
          </w:rPr>
          <w:t>2</w:t>
        </w:r>
        <w:r w:rsidRPr="009D1733">
          <w:rPr>
            <w:rFonts w:asciiTheme="majorHAnsi" w:hAnsiTheme="majorHAnsi"/>
            <w:noProof/>
          </w:rPr>
          <w:fldChar w:fldCharType="end"/>
        </w:r>
        <w:r w:rsidRPr="009D1733">
          <w:rPr>
            <w:rFonts w:asciiTheme="majorHAnsi" w:hAnsiTheme="majorHAnsi"/>
          </w:rPr>
          <w:t xml:space="preserve"> | </w:t>
        </w:r>
        <w:r w:rsidRPr="009D1733">
          <w:rPr>
            <w:rFonts w:asciiTheme="majorHAnsi" w:hAnsiTheme="majorHAnsi"/>
            <w:color w:val="7F7F7F" w:themeColor="background1" w:themeShade="7F"/>
            <w:spacing w:val="60"/>
          </w:rPr>
          <w:t>Page</w:t>
        </w:r>
      </w:p>
    </w:sdtContent>
  </w:sdt>
  <w:p w14:paraId="6B9E9D74" w14:textId="3C6BF5F4" w:rsidR="004D36EF" w:rsidRDefault="004D36EF" w:rsidP="004D36EF">
    <w:pPr>
      <w:pStyle w:val="HeaderFooter"/>
      <w:tabs>
        <w:tab w:val="clear" w:pos="9020"/>
        <w:tab w:val="left" w:pos="8595"/>
      </w:tabs>
      <w:rPr>
        <w:rFonts w:hint="eastAsia"/>
        <w:sz w:val="18"/>
        <w:szCs w:val="18"/>
      </w:rPr>
    </w:pPr>
    <w:r>
      <w:rPr>
        <w:rFonts w:hint="eastAsia"/>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974737"/>
      <w:docPartObj>
        <w:docPartGallery w:val="Page Numbers (Bottom of Page)"/>
        <w:docPartUnique/>
      </w:docPartObj>
    </w:sdtPr>
    <w:sdtEndPr>
      <w:rPr>
        <w:color w:val="7F7F7F" w:themeColor="background1" w:themeShade="7F"/>
        <w:spacing w:val="60"/>
      </w:rPr>
    </w:sdtEndPr>
    <w:sdtContent>
      <w:p w14:paraId="20AC3529" w14:textId="77777777" w:rsidR="009D1733" w:rsidRDefault="009D173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98035EC" w14:textId="77777777" w:rsidR="009D1733" w:rsidRDefault="009D1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6FECBE" w14:textId="77777777" w:rsidR="008725CF" w:rsidRDefault="008725CF">
      <w:r>
        <w:separator/>
      </w:r>
    </w:p>
  </w:footnote>
  <w:footnote w:type="continuationSeparator" w:id="0">
    <w:p w14:paraId="6AFA8BA5" w14:textId="77777777" w:rsidR="008725CF" w:rsidRDefault="008725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D04CD7"/>
    <w:multiLevelType w:val="multilevel"/>
    <w:tmpl w:val="1BB2CE90"/>
    <w:lvl w:ilvl="0">
      <w:start w:val="1"/>
      <w:numFmt w:val="bullet"/>
      <w:lvlText w:val=""/>
      <w:lvlJc w:val="left"/>
      <w:pPr>
        <w:ind w:left="480" w:hanging="480"/>
      </w:pPr>
      <w:rPr>
        <w:rFonts w:ascii="Symbol" w:hAnsi="Symbol" w:cs="Symbol" w:hint="default"/>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1200" w:hanging="480"/>
      </w:pPr>
      <w:rPr>
        <w:rFonts w:ascii="Symbol" w:hAnsi="Symbol" w:cs="Symbol" w:hint="default"/>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920" w:hanging="480"/>
      </w:pPr>
      <w:rPr>
        <w:rFonts w:ascii="Symbol" w:hAnsi="Symbol" w:cs="Symbol" w:hint="default"/>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2640" w:hanging="480"/>
      </w:pPr>
      <w:rPr>
        <w:rFonts w:ascii="Symbol" w:hAnsi="Symbol" w:cs="Symbol" w:hint="default"/>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3360" w:hanging="480"/>
      </w:pPr>
      <w:rPr>
        <w:rFonts w:ascii="Symbol" w:hAnsi="Symbol" w:cs="Symbol" w:hint="default"/>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4080" w:hanging="480"/>
      </w:pPr>
      <w:rPr>
        <w:rFonts w:ascii="Symbol" w:hAnsi="Symbol" w:cs="Symbol" w:hint="default"/>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4800" w:hanging="480"/>
      </w:pPr>
      <w:rPr>
        <w:rFonts w:ascii="Symbol" w:hAnsi="Symbol" w:cs="Symbol" w:hint="default"/>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5520" w:hanging="480"/>
      </w:pPr>
      <w:rPr>
        <w:rFonts w:ascii="Symbol" w:hAnsi="Symbol" w:cs="Symbol" w:hint="default"/>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6240" w:hanging="480"/>
      </w:pPr>
      <w:rPr>
        <w:rFonts w:ascii="Symbol" w:hAnsi="Symbol" w:cs="Symbol" w:hint="default"/>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38CC1E1B"/>
    <w:multiLevelType w:val="multilevel"/>
    <w:tmpl w:val="37E49D5C"/>
    <w:lvl w:ilvl="0">
      <w:start w:val="1"/>
      <w:numFmt w:val="decimal"/>
      <w:suff w:val="nothing"/>
      <w:lvlText w:val="%1."/>
      <w:lvlJc w:val="left"/>
      <w:pPr>
        <w:ind w:left="707" w:firstLine="0"/>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15:restartNumberingAfterBreak="0">
    <w:nsid w:val="41853A5A"/>
    <w:multiLevelType w:val="multilevel"/>
    <w:tmpl w:val="85C0930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7E0961E9"/>
    <w:multiLevelType w:val="multilevel"/>
    <w:tmpl w:val="FE906A88"/>
    <w:lvl w:ilvl="0">
      <w:start w:val="1"/>
      <w:numFmt w:val="decimal"/>
      <w:lvlText w:val="%1."/>
      <w:lvlJc w:val="left"/>
      <w:pPr>
        <w:ind w:left="480" w:hanging="480"/>
      </w:pPr>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1200" w:hanging="480"/>
      </w:pPr>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ind w:left="1920" w:hanging="480"/>
      </w:pPr>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2640" w:hanging="480"/>
      </w:pPr>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ind w:left="3360" w:hanging="480"/>
      </w:pPr>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ind w:left="4080" w:hanging="480"/>
      </w:pPr>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ind w:left="4800" w:hanging="480"/>
      </w:pPr>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8."/>
      <w:lvlJc w:val="left"/>
      <w:pPr>
        <w:ind w:left="5520" w:hanging="480"/>
      </w:pPr>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6240" w:hanging="480"/>
      </w:pPr>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9A9"/>
    <w:rsid w:val="00012007"/>
    <w:rsid w:val="00086582"/>
    <w:rsid w:val="00094E3C"/>
    <w:rsid w:val="000D739F"/>
    <w:rsid w:val="00102525"/>
    <w:rsid w:val="0013450B"/>
    <w:rsid w:val="001604EE"/>
    <w:rsid w:val="00197328"/>
    <w:rsid w:val="001A51CB"/>
    <w:rsid w:val="001B094E"/>
    <w:rsid w:val="001B4523"/>
    <w:rsid w:val="001C1565"/>
    <w:rsid w:val="001E386E"/>
    <w:rsid w:val="002010D9"/>
    <w:rsid w:val="00267B9E"/>
    <w:rsid w:val="002C6C87"/>
    <w:rsid w:val="002F1355"/>
    <w:rsid w:val="00344309"/>
    <w:rsid w:val="00345BBB"/>
    <w:rsid w:val="0034670F"/>
    <w:rsid w:val="003F681C"/>
    <w:rsid w:val="003F6DDA"/>
    <w:rsid w:val="00422AB8"/>
    <w:rsid w:val="004506E2"/>
    <w:rsid w:val="00466E57"/>
    <w:rsid w:val="00494F85"/>
    <w:rsid w:val="004A088E"/>
    <w:rsid w:val="004D36EF"/>
    <w:rsid w:val="005000B9"/>
    <w:rsid w:val="005B7BDB"/>
    <w:rsid w:val="005C18B7"/>
    <w:rsid w:val="005D1558"/>
    <w:rsid w:val="005F4EB5"/>
    <w:rsid w:val="00600EC8"/>
    <w:rsid w:val="00625690"/>
    <w:rsid w:val="0064150D"/>
    <w:rsid w:val="006A0C9A"/>
    <w:rsid w:val="006B5A4A"/>
    <w:rsid w:val="007446C7"/>
    <w:rsid w:val="00751B59"/>
    <w:rsid w:val="007E5770"/>
    <w:rsid w:val="007F5677"/>
    <w:rsid w:val="00813444"/>
    <w:rsid w:val="00830BEE"/>
    <w:rsid w:val="00831696"/>
    <w:rsid w:val="00855892"/>
    <w:rsid w:val="008725CF"/>
    <w:rsid w:val="008742CA"/>
    <w:rsid w:val="00887002"/>
    <w:rsid w:val="008B39D8"/>
    <w:rsid w:val="008B44AF"/>
    <w:rsid w:val="008F19AC"/>
    <w:rsid w:val="0090603D"/>
    <w:rsid w:val="00910E64"/>
    <w:rsid w:val="009120EF"/>
    <w:rsid w:val="00922CF2"/>
    <w:rsid w:val="009D0838"/>
    <w:rsid w:val="009D1733"/>
    <w:rsid w:val="00A25B53"/>
    <w:rsid w:val="00A812A8"/>
    <w:rsid w:val="00AA7E59"/>
    <w:rsid w:val="00B40D83"/>
    <w:rsid w:val="00B91D80"/>
    <w:rsid w:val="00BB1410"/>
    <w:rsid w:val="00BF04BA"/>
    <w:rsid w:val="00C0245E"/>
    <w:rsid w:val="00C02B21"/>
    <w:rsid w:val="00C05424"/>
    <w:rsid w:val="00C806A1"/>
    <w:rsid w:val="00C81A3A"/>
    <w:rsid w:val="00C853B4"/>
    <w:rsid w:val="00C912F2"/>
    <w:rsid w:val="00C93B2A"/>
    <w:rsid w:val="00CD74DD"/>
    <w:rsid w:val="00D060CA"/>
    <w:rsid w:val="00D37727"/>
    <w:rsid w:val="00D826A5"/>
    <w:rsid w:val="00D978C5"/>
    <w:rsid w:val="00DA6E66"/>
    <w:rsid w:val="00DB38B1"/>
    <w:rsid w:val="00DD1314"/>
    <w:rsid w:val="00DE3F05"/>
    <w:rsid w:val="00E227E5"/>
    <w:rsid w:val="00E76FF6"/>
    <w:rsid w:val="00EC03C5"/>
    <w:rsid w:val="00EE69A9"/>
    <w:rsid w:val="00EF05EF"/>
    <w:rsid w:val="00F842EB"/>
    <w:rsid w:val="00FA1546"/>
    <w:rsid w:val="00FB43D5"/>
    <w:rsid w:val="00FB6D5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9D8C4"/>
  <w15:docId w15:val="{F88951B8-00DB-40F7-BABF-4EFCEB178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color w:val="00000A"/>
        <w:lang w:val="en-US"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bidi="ar-SA"/>
    </w:rPr>
  </w:style>
  <w:style w:type="paragraph" w:styleId="Heading1">
    <w:name w:val="heading 1"/>
    <w:basedOn w:val="Normal"/>
    <w:next w:val="Normal"/>
    <w:link w:val="Heading1Char"/>
    <w:uiPriority w:val="9"/>
    <w:qFormat/>
    <w:rsid w:val="009D0838"/>
    <w:pPr>
      <w:keepLines/>
      <w:spacing w:before="240"/>
      <w:outlineLvl w:val="0"/>
    </w:pPr>
    <w:rPr>
      <w:rFonts w:ascii="Calibri" w:eastAsia="Times New Roman" w:hAnsi="Calibri"/>
      <w:b/>
      <w:bCs/>
      <w:color w:val="345A8A"/>
      <w:sz w:val="32"/>
      <w:szCs w:val="32"/>
    </w:rPr>
  </w:style>
  <w:style w:type="paragraph" w:styleId="Heading2">
    <w:name w:val="heading 2"/>
    <w:basedOn w:val="Heading"/>
    <w:link w:val="Heading2Char"/>
    <w:uiPriority w:val="9"/>
    <w:qFormat/>
    <w:pPr>
      <w:spacing w:before="200"/>
      <w:outlineLvl w:val="1"/>
    </w:pPr>
    <w:rPr>
      <w:color w:val="4F81BD"/>
    </w:rPr>
  </w:style>
  <w:style w:type="paragraph" w:styleId="Heading3">
    <w:name w:val="heading 3"/>
    <w:basedOn w:val="Heading"/>
    <w:link w:val="Heading3Char"/>
    <w:uiPriority w:val="9"/>
    <w:qFormat/>
    <w:pPr>
      <w:spacing w:before="200"/>
      <w:outlineLvl w:val="2"/>
    </w:pPr>
    <w:rPr>
      <w:color w:val="4F81BD"/>
      <w:sz w:val="28"/>
      <w:szCs w:val="28"/>
      <w:lang w:val="de-DE"/>
    </w:rPr>
  </w:style>
  <w:style w:type="paragraph" w:styleId="Heading4">
    <w:name w:val="heading 4"/>
    <w:basedOn w:val="Heading"/>
    <w:link w:val="Heading4Char"/>
    <w:uiPriority w:val="9"/>
    <w:qFormat/>
    <w:pPr>
      <w:spacing w:before="200"/>
      <w:outlineLvl w:val="3"/>
    </w:pPr>
    <w:rPr>
      <w:color w:val="4F81BD"/>
      <w:sz w:val="24"/>
      <w:szCs w:val="24"/>
    </w:rPr>
  </w:style>
  <w:style w:type="paragraph" w:styleId="Heading5">
    <w:name w:val="heading 5"/>
    <w:basedOn w:val="Normal"/>
    <w:next w:val="Normal"/>
    <w:link w:val="Heading5Char"/>
    <w:uiPriority w:val="9"/>
    <w:semiHidden/>
    <w:unhideWhenUsed/>
    <w:qFormat/>
    <w:rsid w:val="009D0838"/>
    <w:pPr>
      <w:keepLines/>
      <w:spacing w:before="40"/>
      <w:outlineLvl w:val="4"/>
    </w:pPr>
    <w:rPr>
      <w:rFonts w:ascii="Calibri" w:eastAsia="Times New Roman" w:hAnsi="Calibri"/>
      <w:i/>
      <w:iCs/>
      <w:color w:val="4F81BD"/>
    </w:rPr>
  </w:style>
  <w:style w:type="paragraph" w:styleId="Heading6">
    <w:name w:val="heading 6"/>
    <w:basedOn w:val="Normal"/>
    <w:next w:val="Normal"/>
    <w:link w:val="Heading6Char"/>
    <w:uiPriority w:val="9"/>
    <w:semiHidden/>
    <w:unhideWhenUsed/>
    <w:qFormat/>
    <w:rsid w:val="009D0838"/>
    <w:pPr>
      <w:keepLines/>
      <w:spacing w:before="40"/>
      <w:outlineLvl w:val="5"/>
    </w:pPr>
    <w:rPr>
      <w:rFonts w:ascii="Calibri" w:eastAsia="Times New Roman" w:hAnsi="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u w:val="single" w:color="00000A"/>
    </w:rPr>
  </w:style>
  <w:style w:type="character" w:customStyle="1" w:styleId="NormalTok">
    <w:name w:val="NormalTok"/>
    <w:qFormat/>
    <w:rPr>
      <w:rFonts w:ascii="Consolas" w:eastAsia="Consolas" w:hAnsi="Consolas" w:cs="Consolas"/>
      <w:sz w:val="22"/>
      <w:szCs w:val="22"/>
      <w:highlight w:val="white"/>
      <w:lang w:val="en-US"/>
    </w:rPr>
  </w:style>
  <w:style w:type="character" w:customStyle="1" w:styleId="StringTok">
    <w:name w:val="StringTok"/>
    <w:qFormat/>
    <w:rPr>
      <w:rFonts w:ascii="Consolas" w:eastAsia="Consolas" w:hAnsi="Consolas" w:cs="Consolas"/>
      <w:color w:val="4E9A06"/>
      <w:sz w:val="22"/>
      <w:szCs w:val="22"/>
      <w:highlight w:val="white"/>
      <w:lang w:val="en-US"/>
    </w:rPr>
  </w:style>
  <w:style w:type="character" w:customStyle="1" w:styleId="KeywordTok">
    <w:name w:val="KeywordTok"/>
    <w:qFormat/>
    <w:rPr>
      <w:rFonts w:ascii="Consolas" w:eastAsia="Consolas" w:hAnsi="Consolas" w:cs="Consolas"/>
      <w:color w:val="204A87"/>
      <w:sz w:val="22"/>
      <w:szCs w:val="22"/>
      <w:highlight w:val="white"/>
      <w:lang w:val="en-US"/>
    </w:rPr>
  </w:style>
  <w:style w:type="character" w:customStyle="1" w:styleId="DataTypeTok">
    <w:name w:val="DataTypeTok"/>
    <w:qFormat/>
    <w:rPr>
      <w:rFonts w:ascii="Consolas" w:eastAsia="Consolas" w:hAnsi="Consolas" w:cs="Consolas"/>
      <w:color w:val="204A87"/>
      <w:sz w:val="22"/>
      <w:szCs w:val="22"/>
      <w:highlight w:val="white"/>
      <w:lang w:val="en-US"/>
    </w:rPr>
  </w:style>
  <w:style w:type="character" w:customStyle="1" w:styleId="VerbatimChar">
    <w:name w:val="Verbatim Char"/>
    <w:qFormat/>
    <w:rPr>
      <w:rFonts w:ascii="Consolas" w:eastAsia="Consolas" w:hAnsi="Consolas" w:cs="Consolas"/>
      <w:sz w:val="22"/>
      <w:szCs w:val="22"/>
      <w:lang w:val="en-US"/>
    </w:rPr>
  </w:style>
  <w:style w:type="character" w:customStyle="1" w:styleId="CommentTok">
    <w:name w:val="CommentTok"/>
    <w:qFormat/>
    <w:rPr>
      <w:rFonts w:ascii="Consolas" w:eastAsia="Consolas" w:hAnsi="Consolas" w:cs="Consolas"/>
      <w:i/>
      <w:iCs/>
      <w:color w:val="8F5902"/>
      <w:sz w:val="22"/>
      <w:szCs w:val="22"/>
      <w:highlight w:val="white"/>
      <w:lang w:val="en-US"/>
    </w:rPr>
  </w:style>
  <w:style w:type="character" w:customStyle="1" w:styleId="FloatTok">
    <w:name w:val="FloatTok"/>
    <w:qFormat/>
    <w:rPr>
      <w:rFonts w:ascii="Consolas" w:eastAsia="Consolas" w:hAnsi="Consolas" w:cs="Consolas"/>
      <w:color w:val="0000CF"/>
      <w:sz w:val="22"/>
      <w:szCs w:val="22"/>
      <w:highlight w:val="white"/>
      <w:lang w:val="en-US"/>
    </w:rPr>
  </w:style>
  <w:style w:type="character" w:customStyle="1" w:styleId="Hyperlink0">
    <w:name w:val="Hyperlink.0"/>
    <w:basedOn w:val="InternetLink"/>
    <w:qFormat/>
    <w:rPr>
      <w:color w:val="4F81BD"/>
      <w:u w:val="single" w:color="4F81BD"/>
    </w:rPr>
  </w:style>
  <w:style w:type="character" w:customStyle="1" w:styleId="OtherTok">
    <w:name w:val="OtherTok"/>
    <w:qFormat/>
    <w:rPr>
      <w:rFonts w:ascii="Consolas" w:eastAsia="Consolas" w:hAnsi="Consolas" w:cs="Consolas"/>
      <w:color w:val="8F5902"/>
      <w:sz w:val="22"/>
      <w:szCs w:val="22"/>
      <w:highlight w:val="white"/>
      <w:lang w:val="en-US"/>
    </w:rPr>
  </w:style>
  <w:style w:type="character" w:customStyle="1" w:styleId="ListLabel1">
    <w:name w:val="ListLabel 1"/>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
    <w:name w:val="ListLabel 2"/>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
    <w:name w:val="ListLabel 3"/>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
    <w:name w:val="ListLabel 4"/>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
    <w:name w:val="ListLabel 5"/>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
    <w:name w:val="ListLabel 6"/>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
    <w:name w:val="ListLabel 7"/>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
    <w:name w:val="ListLabel 8"/>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9">
    <w:name w:val="ListLabel 9"/>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0">
    <w:name w:val="ListLabel 10"/>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1">
    <w:name w:val="ListLabel 11"/>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2">
    <w:name w:val="ListLabel 12"/>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3">
    <w:name w:val="ListLabel 13"/>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4">
    <w:name w:val="ListLabel 14"/>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5">
    <w:name w:val="ListLabel 15"/>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6">
    <w:name w:val="ListLabel 16"/>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7">
    <w:name w:val="ListLabel 17"/>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8">
    <w:name w:val="ListLabel 18"/>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9">
    <w:name w:val="ListLabel 19"/>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0">
    <w:name w:val="ListLabel 20"/>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1">
    <w:name w:val="ListLabel 21"/>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2">
    <w:name w:val="ListLabel 22"/>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3">
    <w:name w:val="ListLabel 23"/>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4">
    <w:name w:val="ListLabel 24"/>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5">
    <w:name w:val="ListLabel 25"/>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6">
    <w:name w:val="ListLabel 26"/>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7">
    <w:name w:val="ListLabel 27"/>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8">
    <w:name w:val="ListLabel 28"/>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9">
    <w:name w:val="ListLabel 29"/>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0">
    <w:name w:val="ListLabel 30"/>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1">
    <w:name w:val="ListLabel 31"/>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2">
    <w:name w:val="ListLabel 32"/>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3">
    <w:name w:val="ListLabel 33"/>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4">
    <w:name w:val="ListLabel 34"/>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5">
    <w:name w:val="ListLabel 35"/>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6">
    <w:name w:val="ListLabel 36"/>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7">
    <w:name w:val="ListLabel 37"/>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8">
    <w:name w:val="ListLabel 38"/>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9">
    <w:name w:val="ListLabel 39"/>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0">
    <w:name w:val="ListLabel 40"/>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1">
    <w:name w:val="ListLabel 41"/>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2">
    <w:name w:val="ListLabel 42"/>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3">
    <w:name w:val="ListLabel 43"/>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4">
    <w:name w:val="ListLabel 44"/>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5">
    <w:name w:val="ListLabel 45"/>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6">
    <w:name w:val="ListLabel 46"/>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7">
    <w:name w:val="ListLabel 47"/>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8">
    <w:name w:val="ListLabel 48"/>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9">
    <w:name w:val="ListLabel 49"/>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0">
    <w:name w:val="ListLabel 50"/>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1">
    <w:name w:val="ListLabel 51"/>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2">
    <w:name w:val="ListLabel 52"/>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3">
    <w:name w:val="ListLabel 53"/>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4">
    <w:name w:val="ListLabel 54"/>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umberingSymbols">
    <w:name w:val="Numbering Symbols"/>
    <w:qFormat/>
  </w:style>
  <w:style w:type="character" w:customStyle="1" w:styleId="StrongEmphasis">
    <w:name w:val="Strong Emphasis"/>
    <w:qFormat/>
    <w:rPr>
      <w:b/>
      <w:bCs/>
    </w:rPr>
  </w:style>
  <w:style w:type="character" w:customStyle="1" w:styleId="ListLabel55">
    <w:name w:val="ListLabel 55"/>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6">
    <w:name w:val="ListLabel 56"/>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7">
    <w:name w:val="ListLabel 57"/>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8">
    <w:name w:val="ListLabel 58"/>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9">
    <w:name w:val="ListLabel 59"/>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0">
    <w:name w:val="ListLabel 60"/>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1">
    <w:name w:val="ListLabel 61"/>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2">
    <w:name w:val="ListLabel 62"/>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3">
    <w:name w:val="ListLabel 63"/>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4">
    <w:name w:val="ListLabel 64"/>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5">
    <w:name w:val="ListLabel 65"/>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6">
    <w:name w:val="ListLabel 66"/>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7">
    <w:name w:val="ListLabel 67"/>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8">
    <w:name w:val="ListLabel 68"/>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9">
    <w:name w:val="ListLabel 69"/>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0">
    <w:name w:val="ListLabel 70"/>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1">
    <w:name w:val="ListLabel 71"/>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2">
    <w:name w:val="ListLabel 72"/>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3">
    <w:name w:val="ListLabel 73"/>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4">
    <w:name w:val="ListLabel 74"/>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5">
    <w:name w:val="ListLabel 75"/>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6">
    <w:name w:val="ListLabel 76"/>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7">
    <w:name w:val="ListLabel 77"/>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8">
    <w:name w:val="ListLabel 78"/>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9">
    <w:name w:val="ListLabel 79"/>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0">
    <w:name w:val="ListLabel 80"/>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1">
    <w:name w:val="ListLabel 81"/>
    <w:qFormat/>
    <w:rPr>
      <w:rFonts w:cs="Symbol"/>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2">
    <w:name w:val="ListLabel 82"/>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3">
    <w:name w:val="ListLabel 83"/>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4">
    <w:name w:val="ListLabel 84"/>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5">
    <w:name w:val="ListLabel 85"/>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6">
    <w:name w:val="ListLabel 86"/>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7">
    <w:name w:val="ListLabel 87"/>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8">
    <w:name w:val="ListLabel 88"/>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89">
    <w:name w:val="ListLabel 89"/>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90">
    <w:name w:val="ListLabel 90"/>
    <w:qFormat/>
    <w:rPr>
      <w:caps w:val="0"/>
      <w:smallCaps w:val="0"/>
      <w:strike w:val="0"/>
      <w:dstrike w:val="0"/>
      <w:color w:val="000000"/>
      <w:spacing w:val="0"/>
      <w:w w:val="10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Heading">
    <w:name w:val="Heading"/>
    <w:basedOn w:val="Normal"/>
    <w:next w:val="BodyText"/>
    <w:qFormat/>
    <w:pPr>
      <w:keepLines/>
      <w:spacing w:before="480"/>
      <w:outlineLvl w:val="0"/>
    </w:pPr>
    <w:rPr>
      <w:rFonts w:ascii="Calibri" w:eastAsia="Calibri" w:hAnsi="Calibri" w:cs="Calibri"/>
      <w:b/>
      <w:bCs/>
      <w:color w:val="345A8A"/>
      <w:sz w:val="32"/>
      <w:szCs w:val="32"/>
    </w:rPr>
  </w:style>
  <w:style w:type="paragraph" w:styleId="BodyText">
    <w:name w:val="Body Text"/>
    <w:basedOn w:val="Normal"/>
    <w:link w:val="BodyTextChar"/>
    <w:qFormat/>
    <w:pPr>
      <w:spacing w:before="180" w:after="180"/>
    </w:pPr>
    <w:rPr>
      <w:rFonts w:ascii="Cambria" w:eastAsia="Cambria" w:hAnsi="Cambria" w:cs="Cambria"/>
      <w:color w:val="000000"/>
    </w:rPr>
  </w:style>
  <w:style w:type="paragraph" w:styleId="List">
    <w:name w:val="List"/>
    <w:basedOn w:val="BodyText"/>
    <w:rPr>
      <w:rFonts w:cs="Lohit Devanagari"/>
    </w:rPr>
  </w:style>
  <w:style w:type="paragraph" w:styleId="Caption">
    <w:name w:val="caption"/>
    <w:basedOn w:val="Normal"/>
    <w:link w:val="CaptionChar"/>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Footer">
    <w:name w:val="Header &amp; Footer"/>
    <w:qFormat/>
    <w:pPr>
      <w:keepNext/>
      <w:shd w:val="clear" w:color="auto" w:fill="FFFFFF"/>
      <w:tabs>
        <w:tab w:val="right" w:pos="9020"/>
      </w:tabs>
    </w:pPr>
    <w:rPr>
      <w:rFonts w:ascii="Helvetica Neue" w:hAnsi="Helvetica Neue" w:cs="Arial Unicode MS"/>
      <w:color w:val="000000"/>
      <w:sz w:val="24"/>
      <w:szCs w:val="24"/>
    </w:rPr>
  </w:style>
  <w:style w:type="paragraph" w:styleId="Title">
    <w:name w:val="Title"/>
    <w:basedOn w:val="Heading"/>
    <w:link w:val="TitleChar"/>
    <w:qFormat/>
    <w:pPr>
      <w:spacing w:after="240"/>
      <w:jc w:val="center"/>
    </w:pPr>
    <w:rPr>
      <w:sz w:val="36"/>
      <w:szCs w:val="36"/>
    </w:rPr>
  </w:style>
  <w:style w:type="paragraph" w:customStyle="1" w:styleId="Compact">
    <w:name w:val="Compact"/>
    <w:qFormat/>
    <w:pPr>
      <w:keepNext/>
      <w:shd w:val="clear" w:color="auto" w:fill="FFFFFF"/>
      <w:spacing w:before="36" w:after="36"/>
    </w:pPr>
    <w:rPr>
      <w:rFonts w:ascii="Cambria" w:eastAsia="Cambria" w:hAnsi="Cambria" w:cs="Cambria"/>
      <w:color w:val="000000"/>
      <w:sz w:val="24"/>
      <w:szCs w:val="24"/>
    </w:rPr>
  </w:style>
  <w:style w:type="paragraph" w:customStyle="1" w:styleId="FirstParagraph">
    <w:name w:val="First Paragraph"/>
    <w:qFormat/>
    <w:pPr>
      <w:keepNext/>
      <w:shd w:val="clear" w:color="auto" w:fill="FFFFFF"/>
      <w:spacing w:before="180" w:after="180"/>
    </w:pPr>
    <w:rPr>
      <w:rFonts w:ascii="Cambria" w:eastAsia="Cambria" w:hAnsi="Cambria" w:cs="Cambria"/>
      <w:color w:val="000000"/>
      <w:sz w:val="24"/>
      <w:szCs w:val="24"/>
    </w:rPr>
  </w:style>
  <w:style w:type="paragraph" w:customStyle="1" w:styleId="TableCaption">
    <w:name w:val="Table Caption"/>
    <w:qFormat/>
    <w:pPr>
      <w:keepNext/>
      <w:shd w:val="clear" w:color="auto" w:fill="FFFFFF"/>
      <w:spacing w:after="120"/>
    </w:pPr>
    <w:rPr>
      <w:rFonts w:ascii="Cambria" w:eastAsia="Cambria" w:hAnsi="Cambria" w:cs="Cambria"/>
      <w:i/>
      <w:iCs/>
      <w:color w:val="000000"/>
      <w:sz w:val="24"/>
      <w:szCs w:val="24"/>
    </w:rPr>
  </w:style>
  <w:style w:type="paragraph" w:customStyle="1" w:styleId="Body">
    <w:name w:val="Body"/>
    <w:qFormat/>
    <w:pPr>
      <w:keepNext/>
      <w:shd w:val="clear" w:color="auto" w:fill="FFFFFF"/>
      <w:spacing w:after="200"/>
    </w:pPr>
    <w:rPr>
      <w:rFonts w:ascii="Cambria" w:eastAsia="Cambria" w:hAnsi="Cambria" w:cs="Cambria"/>
      <w:color w:val="000000"/>
      <w:sz w:val="24"/>
      <w:szCs w:val="24"/>
    </w:rPr>
  </w:style>
  <w:style w:type="paragraph" w:styleId="NormalWeb">
    <w:name w:val="Normal (Web)"/>
    <w:qFormat/>
    <w:pPr>
      <w:keepNext/>
      <w:shd w:val="clear" w:color="auto" w:fill="FFFFFF"/>
      <w:spacing w:before="100" w:after="100"/>
    </w:pPr>
    <w:rPr>
      <w:rFonts w:cs="Arial Unicode MS"/>
      <w:color w:val="000000"/>
      <w:sz w:val="24"/>
      <w:szCs w:val="24"/>
    </w:rPr>
  </w:style>
  <w:style w:type="paragraph" w:customStyle="1" w:styleId="SourceCode">
    <w:name w:val="Source Code"/>
    <w:qFormat/>
    <w:pPr>
      <w:keepNext/>
      <w:shd w:val="clear" w:color="auto" w:fill="F8F8F8"/>
      <w:spacing w:after="200"/>
    </w:pPr>
    <w:rPr>
      <w:rFonts w:ascii="Cambria" w:eastAsia="Cambria" w:hAnsi="Cambria" w:cs="Cambria"/>
      <w:color w:val="000000"/>
      <w:sz w:val="24"/>
      <w:szCs w:val="24"/>
    </w:rPr>
  </w:style>
  <w:style w:type="paragraph" w:styleId="Header">
    <w:name w:val="header"/>
    <w:basedOn w:val="Normal"/>
    <w:link w:val="HeaderChar"/>
    <w:uiPriority w:val="99"/>
  </w:style>
  <w:style w:type="paragraph" w:styleId="Footer">
    <w:name w:val="footer"/>
    <w:basedOn w:val="Normal"/>
    <w:link w:val="FooterChar"/>
    <w:uiPriority w:val="99"/>
  </w:style>
  <w:style w:type="paragraph" w:customStyle="1" w:styleId="TableContents">
    <w:name w:val="Table Contents"/>
    <w:basedOn w:val="Normal"/>
    <w:qFormat/>
  </w:style>
  <w:style w:type="numbering" w:customStyle="1" w:styleId="ImportedStyle1">
    <w:name w:val="Imported Style 1"/>
    <w:qFormat/>
  </w:style>
  <w:style w:type="numbering" w:customStyle="1" w:styleId="ImportedStyle2">
    <w:name w:val="Imported Style 2"/>
    <w:qFormat/>
  </w:style>
  <w:style w:type="paragraph" w:styleId="BalloonText">
    <w:name w:val="Balloon Text"/>
    <w:basedOn w:val="Normal"/>
    <w:link w:val="BalloonTextChar"/>
    <w:uiPriority w:val="99"/>
    <w:semiHidden/>
    <w:unhideWhenUsed/>
    <w:rsid w:val="00855892"/>
    <w:rPr>
      <w:rFonts w:ascii="Tahoma" w:hAnsi="Tahoma" w:cs="Tahoma"/>
      <w:sz w:val="16"/>
      <w:szCs w:val="16"/>
    </w:rPr>
  </w:style>
  <w:style w:type="character" w:customStyle="1" w:styleId="BalloonTextChar">
    <w:name w:val="Balloon Text Char"/>
    <w:basedOn w:val="DefaultParagraphFont"/>
    <w:link w:val="BalloonText"/>
    <w:uiPriority w:val="99"/>
    <w:semiHidden/>
    <w:rsid w:val="00855892"/>
    <w:rPr>
      <w:rFonts w:ascii="Tahoma" w:hAnsi="Tahoma" w:cs="Tahoma"/>
      <w:sz w:val="16"/>
      <w:szCs w:val="16"/>
      <w:shd w:val="clear" w:color="auto" w:fill="FFFFFF"/>
      <w:lang w:eastAsia="en-US" w:bidi="ar-SA"/>
    </w:rPr>
  </w:style>
  <w:style w:type="paragraph" w:customStyle="1" w:styleId="Heading11">
    <w:name w:val="Heading 11"/>
    <w:basedOn w:val="Normal"/>
    <w:next w:val="BodyText"/>
    <w:uiPriority w:val="9"/>
    <w:qFormat/>
    <w:rsid w:val="009D0838"/>
    <w:pPr>
      <w:keepLines/>
      <w:spacing w:before="480"/>
      <w:outlineLvl w:val="0"/>
    </w:pPr>
    <w:rPr>
      <w:rFonts w:ascii="Calibri" w:eastAsia="Times New Roman" w:hAnsi="Calibri"/>
      <w:b/>
      <w:bCs/>
      <w:color w:val="345A8A"/>
      <w:sz w:val="32"/>
      <w:szCs w:val="32"/>
    </w:rPr>
  </w:style>
  <w:style w:type="paragraph" w:customStyle="1" w:styleId="Heading51">
    <w:name w:val="Heading 51"/>
    <w:basedOn w:val="Normal"/>
    <w:next w:val="BodyText"/>
    <w:uiPriority w:val="9"/>
    <w:semiHidden/>
    <w:unhideWhenUsed/>
    <w:qFormat/>
    <w:rsid w:val="009D0838"/>
    <w:pPr>
      <w:keepLines/>
      <w:spacing w:before="200"/>
      <w:outlineLvl w:val="4"/>
    </w:pPr>
    <w:rPr>
      <w:rFonts w:ascii="Calibri" w:eastAsia="Times New Roman" w:hAnsi="Calibri"/>
      <w:i/>
      <w:iCs/>
      <w:color w:val="4F81BD"/>
    </w:rPr>
  </w:style>
  <w:style w:type="paragraph" w:customStyle="1" w:styleId="Heading61">
    <w:name w:val="Heading 61"/>
    <w:basedOn w:val="Normal"/>
    <w:next w:val="BodyText"/>
    <w:uiPriority w:val="9"/>
    <w:semiHidden/>
    <w:unhideWhenUsed/>
    <w:qFormat/>
    <w:rsid w:val="009D0838"/>
    <w:pPr>
      <w:keepLines/>
      <w:spacing w:before="200"/>
      <w:outlineLvl w:val="5"/>
    </w:pPr>
    <w:rPr>
      <w:rFonts w:ascii="Calibri" w:eastAsia="Times New Roman" w:hAnsi="Calibri"/>
      <w:color w:val="4F81BD"/>
    </w:rPr>
  </w:style>
  <w:style w:type="numbering" w:customStyle="1" w:styleId="NoList1">
    <w:name w:val="No List1"/>
    <w:next w:val="NoList"/>
    <w:uiPriority w:val="99"/>
    <w:semiHidden/>
    <w:unhideWhenUsed/>
    <w:rsid w:val="009D0838"/>
  </w:style>
  <w:style w:type="character" w:customStyle="1" w:styleId="Heading1Char">
    <w:name w:val="Heading 1 Char"/>
    <w:basedOn w:val="DefaultParagraphFont"/>
    <w:link w:val="Heading1"/>
    <w:uiPriority w:val="9"/>
    <w:rsid w:val="009D0838"/>
    <w:rPr>
      <w:rFonts w:ascii="Calibri" w:eastAsia="Times New Roman" w:hAnsi="Calibri"/>
      <w:b/>
      <w:bCs/>
      <w:color w:val="345A8A"/>
      <w:sz w:val="32"/>
      <w:szCs w:val="32"/>
      <w:lang w:eastAsia="en-US" w:bidi="ar-SA"/>
    </w:rPr>
  </w:style>
  <w:style w:type="character" w:customStyle="1" w:styleId="Heading2Char">
    <w:name w:val="Heading 2 Char"/>
    <w:basedOn w:val="DefaultParagraphFont"/>
    <w:link w:val="Heading2"/>
    <w:uiPriority w:val="9"/>
    <w:rsid w:val="009D0838"/>
    <w:rPr>
      <w:rFonts w:ascii="Calibri" w:eastAsia="Calibri" w:hAnsi="Calibri" w:cs="Calibri"/>
      <w:b/>
      <w:bCs/>
      <w:color w:val="4F81BD"/>
      <w:sz w:val="32"/>
      <w:szCs w:val="32"/>
      <w:shd w:val="clear" w:color="auto" w:fill="FFFFFF"/>
      <w:lang w:eastAsia="en-US" w:bidi="ar-SA"/>
    </w:rPr>
  </w:style>
  <w:style w:type="character" w:customStyle="1" w:styleId="Heading3Char">
    <w:name w:val="Heading 3 Char"/>
    <w:basedOn w:val="DefaultParagraphFont"/>
    <w:link w:val="Heading3"/>
    <w:uiPriority w:val="9"/>
    <w:rsid w:val="009D0838"/>
    <w:rPr>
      <w:rFonts w:ascii="Calibri" w:eastAsia="Calibri" w:hAnsi="Calibri" w:cs="Calibri"/>
      <w:b/>
      <w:bCs/>
      <w:color w:val="4F81BD"/>
      <w:sz w:val="28"/>
      <w:szCs w:val="28"/>
      <w:shd w:val="clear" w:color="auto" w:fill="FFFFFF"/>
      <w:lang w:val="de-DE" w:eastAsia="en-US" w:bidi="ar-SA"/>
    </w:rPr>
  </w:style>
  <w:style w:type="character" w:customStyle="1" w:styleId="Heading4Char">
    <w:name w:val="Heading 4 Char"/>
    <w:basedOn w:val="DefaultParagraphFont"/>
    <w:link w:val="Heading4"/>
    <w:uiPriority w:val="9"/>
    <w:rsid w:val="009D0838"/>
    <w:rPr>
      <w:rFonts w:ascii="Calibri" w:eastAsia="Calibri" w:hAnsi="Calibri" w:cs="Calibri"/>
      <w:b/>
      <w:bCs/>
      <w:color w:val="4F81BD"/>
      <w:sz w:val="24"/>
      <w:szCs w:val="24"/>
      <w:shd w:val="clear" w:color="auto" w:fill="FFFFFF"/>
      <w:lang w:eastAsia="en-US" w:bidi="ar-SA"/>
    </w:rPr>
  </w:style>
  <w:style w:type="character" w:customStyle="1" w:styleId="Heading5Char">
    <w:name w:val="Heading 5 Char"/>
    <w:basedOn w:val="DefaultParagraphFont"/>
    <w:link w:val="Heading5"/>
    <w:uiPriority w:val="9"/>
    <w:semiHidden/>
    <w:rsid w:val="009D0838"/>
    <w:rPr>
      <w:rFonts w:ascii="Calibri" w:eastAsia="Times New Roman" w:hAnsi="Calibri"/>
      <w:i/>
      <w:iCs/>
      <w:color w:val="4F81BD"/>
      <w:sz w:val="24"/>
      <w:szCs w:val="24"/>
      <w:lang w:eastAsia="en-US" w:bidi="ar-SA"/>
    </w:rPr>
  </w:style>
  <w:style w:type="character" w:customStyle="1" w:styleId="Heading6Char">
    <w:name w:val="Heading 6 Char"/>
    <w:basedOn w:val="DefaultParagraphFont"/>
    <w:link w:val="Heading6"/>
    <w:uiPriority w:val="9"/>
    <w:semiHidden/>
    <w:rsid w:val="009D0838"/>
    <w:rPr>
      <w:rFonts w:ascii="Calibri" w:eastAsia="Times New Roman" w:hAnsi="Calibri"/>
      <w:color w:val="4F81BD"/>
      <w:sz w:val="24"/>
      <w:szCs w:val="24"/>
      <w:lang w:eastAsia="en-US" w:bidi="ar-SA"/>
    </w:rPr>
  </w:style>
  <w:style w:type="character" w:customStyle="1" w:styleId="FollowedHyperlink1">
    <w:name w:val="FollowedHyperlink1"/>
    <w:basedOn w:val="DefaultParagraphFont"/>
    <w:uiPriority w:val="99"/>
    <w:semiHidden/>
    <w:unhideWhenUsed/>
    <w:rsid w:val="009D0838"/>
    <w:rPr>
      <w:color w:val="800080"/>
      <w:u w:val="single"/>
    </w:rPr>
  </w:style>
  <w:style w:type="character" w:customStyle="1" w:styleId="BodyTextChar">
    <w:name w:val="Body Text Char"/>
    <w:basedOn w:val="DefaultParagraphFont"/>
    <w:link w:val="BodyText"/>
    <w:rsid w:val="009D0838"/>
    <w:rPr>
      <w:rFonts w:ascii="Cambria" w:eastAsia="Cambria" w:hAnsi="Cambria" w:cs="Cambria"/>
      <w:color w:val="000000"/>
      <w:sz w:val="24"/>
      <w:szCs w:val="24"/>
      <w:shd w:val="clear" w:color="auto" w:fill="FFFFFF"/>
      <w:lang w:eastAsia="en-US" w:bidi="ar-SA"/>
    </w:rPr>
  </w:style>
  <w:style w:type="paragraph" w:customStyle="1" w:styleId="msonormal0">
    <w:name w:val="msonormal"/>
    <w:basedOn w:val="Normal"/>
    <w:rsid w:val="009D0838"/>
    <w:pPr>
      <w:spacing w:before="100" w:beforeAutospacing="1" w:after="100" w:afterAutospacing="1"/>
    </w:pPr>
    <w:rPr>
      <w:rFonts w:eastAsia="Times New Roman"/>
      <w:color w:val="auto"/>
    </w:rPr>
  </w:style>
  <w:style w:type="paragraph" w:styleId="FootnoteText">
    <w:name w:val="footnote text"/>
    <w:basedOn w:val="Normal"/>
    <w:link w:val="FootnoteTextChar"/>
    <w:uiPriority w:val="9"/>
    <w:semiHidden/>
    <w:unhideWhenUsed/>
    <w:qFormat/>
    <w:rsid w:val="009D0838"/>
    <w:pPr>
      <w:spacing w:after="200"/>
    </w:pPr>
    <w:rPr>
      <w:rFonts w:ascii="Cambria" w:eastAsia="Cambria" w:hAnsi="Cambria"/>
      <w:color w:val="auto"/>
    </w:rPr>
  </w:style>
  <w:style w:type="character" w:customStyle="1" w:styleId="FootnoteTextChar">
    <w:name w:val="Footnote Text Char"/>
    <w:basedOn w:val="DefaultParagraphFont"/>
    <w:link w:val="FootnoteText"/>
    <w:uiPriority w:val="9"/>
    <w:semiHidden/>
    <w:rsid w:val="009D0838"/>
    <w:rPr>
      <w:rFonts w:ascii="Cambria" w:eastAsia="Cambria" w:hAnsi="Cambria"/>
      <w:color w:val="auto"/>
      <w:sz w:val="24"/>
      <w:szCs w:val="24"/>
      <w:lang w:eastAsia="en-US" w:bidi="ar-SA"/>
    </w:rPr>
  </w:style>
  <w:style w:type="character" w:customStyle="1" w:styleId="CaptionChar">
    <w:name w:val="Caption Char"/>
    <w:basedOn w:val="DefaultParagraphFont"/>
    <w:link w:val="Caption"/>
    <w:locked/>
    <w:rsid w:val="009D0838"/>
    <w:rPr>
      <w:rFonts w:cs="Lohit Devanagari"/>
      <w:i/>
      <w:iCs/>
      <w:sz w:val="24"/>
      <w:szCs w:val="24"/>
      <w:shd w:val="clear" w:color="auto" w:fill="FFFFFF"/>
      <w:lang w:eastAsia="en-US" w:bidi="ar-SA"/>
    </w:rPr>
  </w:style>
  <w:style w:type="character" w:customStyle="1" w:styleId="TitleChar">
    <w:name w:val="Title Char"/>
    <w:basedOn w:val="DefaultParagraphFont"/>
    <w:link w:val="Title"/>
    <w:rsid w:val="009D0838"/>
    <w:rPr>
      <w:rFonts w:ascii="Calibri" w:eastAsia="Calibri" w:hAnsi="Calibri" w:cs="Calibri"/>
      <w:b/>
      <w:bCs/>
      <w:color w:val="345A8A"/>
      <w:sz w:val="36"/>
      <w:szCs w:val="36"/>
      <w:shd w:val="clear" w:color="auto" w:fill="FFFFFF"/>
      <w:lang w:eastAsia="en-US" w:bidi="ar-SA"/>
    </w:rPr>
  </w:style>
  <w:style w:type="paragraph" w:customStyle="1" w:styleId="Subtitle1">
    <w:name w:val="Subtitle1"/>
    <w:basedOn w:val="Title"/>
    <w:next w:val="BodyText"/>
    <w:qFormat/>
    <w:rsid w:val="009D0838"/>
    <w:pPr>
      <w:spacing w:before="240"/>
      <w:outlineLvl w:val="9"/>
    </w:pPr>
    <w:rPr>
      <w:rFonts w:eastAsia="Times New Roman" w:cs="Times New Roman"/>
      <w:sz w:val="30"/>
      <w:szCs w:val="30"/>
    </w:rPr>
  </w:style>
  <w:style w:type="character" w:customStyle="1" w:styleId="SubtitleChar">
    <w:name w:val="Subtitle Char"/>
    <w:basedOn w:val="DefaultParagraphFont"/>
    <w:link w:val="Subtitle"/>
    <w:rsid w:val="009D0838"/>
    <w:rPr>
      <w:rFonts w:ascii="Calibri" w:eastAsia="Times New Roman" w:hAnsi="Calibri"/>
      <w:b/>
      <w:bCs/>
      <w:color w:val="345A8A"/>
      <w:sz w:val="30"/>
      <w:szCs w:val="30"/>
      <w:lang w:eastAsia="en-US" w:bidi="ar-SA"/>
    </w:rPr>
  </w:style>
  <w:style w:type="paragraph" w:styleId="Date">
    <w:name w:val="Date"/>
    <w:next w:val="BodyText"/>
    <w:link w:val="DateChar"/>
    <w:semiHidden/>
    <w:unhideWhenUsed/>
    <w:qFormat/>
    <w:rsid w:val="009D0838"/>
    <w:pPr>
      <w:keepNext/>
      <w:keepLines/>
      <w:spacing w:after="200"/>
      <w:jc w:val="center"/>
    </w:pPr>
    <w:rPr>
      <w:rFonts w:ascii="Cambria" w:eastAsia="Cambria" w:hAnsi="Cambria"/>
      <w:color w:val="auto"/>
      <w:sz w:val="24"/>
      <w:szCs w:val="24"/>
      <w:lang w:eastAsia="en-US" w:bidi="ar-SA"/>
    </w:rPr>
  </w:style>
  <w:style w:type="character" w:customStyle="1" w:styleId="DateChar">
    <w:name w:val="Date Char"/>
    <w:basedOn w:val="DefaultParagraphFont"/>
    <w:link w:val="Date"/>
    <w:semiHidden/>
    <w:rsid w:val="009D0838"/>
    <w:rPr>
      <w:rFonts w:ascii="Cambria" w:eastAsia="Cambria" w:hAnsi="Cambria"/>
      <w:color w:val="auto"/>
      <w:sz w:val="24"/>
      <w:szCs w:val="24"/>
      <w:lang w:eastAsia="en-US" w:bidi="ar-SA"/>
    </w:rPr>
  </w:style>
  <w:style w:type="paragraph" w:styleId="BlockText">
    <w:name w:val="Block Text"/>
    <w:basedOn w:val="BodyText"/>
    <w:next w:val="BodyText"/>
    <w:uiPriority w:val="9"/>
    <w:semiHidden/>
    <w:unhideWhenUsed/>
    <w:qFormat/>
    <w:rsid w:val="009D0838"/>
    <w:pPr>
      <w:spacing w:before="100" w:after="100"/>
    </w:pPr>
    <w:rPr>
      <w:rFonts w:ascii="Calibri" w:eastAsia="Times New Roman" w:hAnsi="Calibri" w:cs="Times New Roman"/>
      <w:bCs/>
      <w:color w:val="auto"/>
      <w:sz w:val="20"/>
      <w:szCs w:val="20"/>
    </w:rPr>
  </w:style>
  <w:style w:type="paragraph" w:styleId="Bibliography">
    <w:name w:val="Bibliography"/>
    <w:basedOn w:val="Normal"/>
    <w:semiHidden/>
    <w:unhideWhenUsed/>
    <w:qFormat/>
    <w:rsid w:val="009D0838"/>
    <w:pPr>
      <w:spacing w:after="200"/>
    </w:pPr>
    <w:rPr>
      <w:rFonts w:ascii="Cambria" w:eastAsia="Cambria" w:hAnsi="Cambria"/>
      <w:color w:val="auto"/>
    </w:rPr>
  </w:style>
  <w:style w:type="paragraph" w:customStyle="1" w:styleId="TOCHeading1">
    <w:name w:val="TOC Heading1"/>
    <w:basedOn w:val="Heading1"/>
    <w:next w:val="BodyText"/>
    <w:uiPriority w:val="39"/>
    <w:semiHidden/>
    <w:unhideWhenUsed/>
    <w:qFormat/>
    <w:rsid w:val="009D0838"/>
  </w:style>
  <w:style w:type="paragraph" w:customStyle="1" w:styleId="Author">
    <w:name w:val="Author"/>
    <w:next w:val="BodyText"/>
    <w:qFormat/>
    <w:rsid w:val="009D0838"/>
    <w:pPr>
      <w:keepNext/>
      <w:keepLines/>
      <w:spacing w:after="200"/>
      <w:jc w:val="center"/>
    </w:pPr>
    <w:rPr>
      <w:rFonts w:ascii="Cambria" w:eastAsia="Cambria" w:hAnsi="Cambria"/>
      <w:color w:val="auto"/>
      <w:sz w:val="24"/>
      <w:szCs w:val="24"/>
      <w:lang w:eastAsia="en-US" w:bidi="ar-SA"/>
    </w:rPr>
  </w:style>
  <w:style w:type="paragraph" w:customStyle="1" w:styleId="Abstract">
    <w:name w:val="Abstract"/>
    <w:basedOn w:val="Normal"/>
    <w:next w:val="BodyText"/>
    <w:qFormat/>
    <w:rsid w:val="009D0838"/>
    <w:pPr>
      <w:keepLines/>
      <w:spacing w:before="300" w:after="300"/>
    </w:pPr>
    <w:rPr>
      <w:rFonts w:ascii="Cambria" w:eastAsia="Cambria" w:hAnsi="Cambria"/>
      <w:color w:val="auto"/>
      <w:sz w:val="20"/>
      <w:szCs w:val="20"/>
    </w:rPr>
  </w:style>
  <w:style w:type="paragraph" w:customStyle="1" w:styleId="Definition">
    <w:name w:val="Definition"/>
    <w:basedOn w:val="Normal"/>
    <w:rsid w:val="009D0838"/>
    <w:pPr>
      <w:spacing w:after="200"/>
    </w:pPr>
    <w:rPr>
      <w:rFonts w:ascii="Cambria" w:eastAsia="Cambria" w:hAnsi="Cambria"/>
      <w:color w:val="auto"/>
    </w:rPr>
  </w:style>
  <w:style w:type="paragraph" w:customStyle="1" w:styleId="DefinitionTerm">
    <w:name w:val="Definition Term"/>
    <w:basedOn w:val="Normal"/>
    <w:next w:val="Definition"/>
    <w:rsid w:val="009D0838"/>
    <w:pPr>
      <w:keepLines/>
    </w:pPr>
    <w:rPr>
      <w:rFonts w:ascii="Cambria" w:eastAsia="Cambria" w:hAnsi="Cambria"/>
      <w:b/>
      <w:color w:val="auto"/>
    </w:rPr>
  </w:style>
  <w:style w:type="paragraph" w:customStyle="1" w:styleId="ImageCaption">
    <w:name w:val="Image Caption"/>
    <w:basedOn w:val="Caption"/>
    <w:rsid w:val="009D0838"/>
    <w:pPr>
      <w:suppressLineNumbers w:val="0"/>
      <w:spacing w:before="0"/>
    </w:pPr>
    <w:rPr>
      <w:rFonts w:cs="Times New Roman"/>
      <w:iCs w:val="0"/>
      <w:sz w:val="20"/>
      <w:szCs w:val="20"/>
      <w:lang w:eastAsia="zh-CN" w:bidi="hi-IN"/>
    </w:rPr>
  </w:style>
  <w:style w:type="paragraph" w:customStyle="1" w:styleId="Figure">
    <w:name w:val="Figure"/>
    <w:basedOn w:val="Normal"/>
    <w:rsid w:val="009D0838"/>
    <w:pPr>
      <w:spacing w:after="200"/>
    </w:pPr>
    <w:rPr>
      <w:rFonts w:ascii="Cambria" w:eastAsia="Cambria" w:hAnsi="Cambria"/>
      <w:color w:val="auto"/>
    </w:rPr>
  </w:style>
  <w:style w:type="paragraph" w:customStyle="1" w:styleId="FigurewithCaption">
    <w:name w:val="Figure with Caption"/>
    <w:basedOn w:val="Figure"/>
    <w:rsid w:val="009D0838"/>
    <w:pPr>
      <w:keepNext/>
    </w:pPr>
  </w:style>
  <w:style w:type="character" w:styleId="FootnoteReference">
    <w:name w:val="footnote reference"/>
    <w:basedOn w:val="CaptionChar"/>
    <w:semiHidden/>
    <w:unhideWhenUsed/>
    <w:rsid w:val="009D0838"/>
    <w:rPr>
      <w:rFonts w:cs="Lohit Devanagari"/>
      <w:i w:val="0"/>
      <w:iCs/>
      <w:sz w:val="24"/>
      <w:szCs w:val="24"/>
      <w:shd w:val="clear" w:color="auto" w:fill="FFFFFF"/>
      <w:vertAlign w:val="superscript"/>
      <w:lang w:eastAsia="en-US" w:bidi="ar-SA"/>
    </w:rPr>
  </w:style>
  <w:style w:type="character" w:customStyle="1" w:styleId="Hyperlink1">
    <w:name w:val="Hyperlink1"/>
    <w:basedOn w:val="CaptionChar"/>
    <w:semiHidden/>
    <w:unhideWhenUsed/>
    <w:rsid w:val="009D0838"/>
    <w:rPr>
      <w:rFonts w:cs="Lohit Devanagari"/>
      <w:i w:val="0"/>
      <w:iCs/>
      <w:color w:val="4F81BD"/>
      <w:sz w:val="24"/>
      <w:szCs w:val="24"/>
      <w:shd w:val="clear" w:color="auto" w:fill="FFFFFF"/>
      <w:lang w:eastAsia="en-US" w:bidi="ar-SA"/>
    </w:rPr>
  </w:style>
  <w:style w:type="character" w:customStyle="1" w:styleId="DecValTok">
    <w:name w:val="DecValTok"/>
    <w:basedOn w:val="VerbatimChar"/>
    <w:rsid w:val="009D0838"/>
    <w:rPr>
      <w:rFonts w:ascii="Consolas" w:eastAsia="Consolas" w:hAnsi="Consolas" w:cs="Consolas"/>
      <w:i/>
      <w:color w:val="0000CF"/>
      <w:sz w:val="22"/>
      <w:szCs w:val="22"/>
      <w:shd w:val="clear" w:color="auto" w:fill="F8F8F8"/>
      <w:lang w:val="en-US"/>
    </w:rPr>
  </w:style>
  <w:style w:type="character" w:customStyle="1" w:styleId="BaseNTok">
    <w:name w:val="BaseNTok"/>
    <w:basedOn w:val="VerbatimChar"/>
    <w:rsid w:val="009D0838"/>
    <w:rPr>
      <w:rFonts w:ascii="Consolas" w:eastAsia="Consolas" w:hAnsi="Consolas" w:cs="Consolas"/>
      <w:i/>
      <w:color w:val="0000CF"/>
      <w:sz w:val="22"/>
      <w:szCs w:val="22"/>
      <w:shd w:val="clear" w:color="auto" w:fill="F8F8F8"/>
      <w:lang w:val="en-US"/>
    </w:rPr>
  </w:style>
  <w:style w:type="character" w:customStyle="1" w:styleId="ConstantTok">
    <w:name w:val="ConstantTok"/>
    <w:basedOn w:val="VerbatimChar"/>
    <w:rsid w:val="009D0838"/>
    <w:rPr>
      <w:rFonts w:ascii="Consolas" w:eastAsia="Consolas" w:hAnsi="Consolas" w:cs="Consolas"/>
      <w:i/>
      <w:color w:val="000000"/>
      <w:sz w:val="22"/>
      <w:szCs w:val="22"/>
      <w:shd w:val="clear" w:color="auto" w:fill="F8F8F8"/>
      <w:lang w:val="en-US"/>
    </w:rPr>
  </w:style>
  <w:style w:type="character" w:customStyle="1" w:styleId="CharTok">
    <w:name w:val="CharTok"/>
    <w:basedOn w:val="VerbatimChar"/>
    <w:rsid w:val="009D0838"/>
    <w:rPr>
      <w:rFonts w:ascii="Consolas" w:eastAsia="Consolas" w:hAnsi="Consolas" w:cs="Consolas"/>
      <w:i/>
      <w:color w:val="4E9A06"/>
      <w:sz w:val="22"/>
      <w:szCs w:val="22"/>
      <w:shd w:val="clear" w:color="auto" w:fill="F8F8F8"/>
      <w:lang w:val="en-US"/>
    </w:rPr>
  </w:style>
  <w:style w:type="character" w:customStyle="1" w:styleId="SpecialCharTok">
    <w:name w:val="SpecialCharTok"/>
    <w:basedOn w:val="VerbatimChar"/>
    <w:rsid w:val="009D0838"/>
    <w:rPr>
      <w:rFonts w:ascii="Consolas" w:eastAsia="Consolas" w:hAnsi="Consolas" w:cs="Consolas"/>
      <w:i/>
      <w:color w:val="000000"/>
      <w:sz w:val="22"/>
      <w:szCs w:val="22"/>
      <w:shd w:val="clear" w:color="auto" w:fill="F8F8F8"/>
      <w:lang w:val="en-US"/>
    </w:rPr>
  </w:style>
  <w:style w:type="character" w:customStyle="1" w:styleId="VerbatimStringTok">
    <w:name w:val="VerbatimStringTok"/>
    <w:basedOn w:val="VerbatimChar"/>
    <w:rsid w:val="009D0838"/>
    <w:rPr>
      <w:rFonts w:ascii="Consolas" w:eastAsia="Consolas" w:hAnsi="Consolas" w:cs="Consolas"/>
      <w:i/>
      <w:color w:val="4E9A06"/>
      <w:sz w:val="22"/>
      <w:szCs w:val="22"/>
      <w:shd w:val="clear" w:color="auto" w:fill="F8F8F8"/>
      <w:lang w:val="en-US"/>
    </w:rPr>
  </w:style>
  <w:style w:type="character" w:customStyle="1" w:styleId="SpecialStringTok">
    <w:name w:val="SpecialStringTok"/>
    <w:basedOn w:val="VerbatimChar"/>
    <w:rsid w:val="009D0838"/>
    <w:rPr>
      <w:rFonts w:ascii="Consolas" w:eastAsia="Consolas" w:hAnsi="Consolas" w:cs="Consolas"/>
      <w:i/>
      <w:color w:val="4E9A06"/>
      <w:sz w:val="22"/>
      <w:szCs w:val="22"/>
      <w:shd w:val="clear" w:color="auto" w:fill="F8F8F8"/>
      <w:lang w:val="en-US"/>
    </w:rPr>
  </w:style>
  <w:style w:type="character" w:customStyle="1" w:styleId="ImportTok">
    <w:name w:val="ImportTok"/>
    <w:basedOn w:val="VerbatimChar"/>
    <w:rsid w:val="009D0838"/>
    <w:rPr>
      <w:rFonts w:ascii="Consolas" w:eastAsia="Consolas" w:hAnsi="Consolas" w:cs="Consolas"/>
      <w:i/>
      <w:sz w:val="22"/>
      <w:szCs w:val="22"/>
      <w:shd w:val="clear" w:color="auto" w:fill="F8F8F8"/>
      <w:lang w:val="en-US"/>
    </w:rPr>
  </w:style>
  <w:style w:type="character" w:customStyle="1" w:styleId="DocumentationTok">
    <w:name w:val="DocumentationTok"/>
    <w:basedOn w:val="VerbatimChar"/>
    <w:rsid w:val="009D0838"/>
    <w:rPr>
      <w:rFonts w:ascii="Consolas" w:eastAsia="Consolas" w:hAnsi="Consolas" w:cs="Consolas"/>
      <w:b/>
      <w:bCs w:val="0"/>
      <w:i w:val="0"/>
      <w:color w:val="8F5902"/>
      <w:sz w:val="22"/>
      <w:szCs w:val="22"/>
      <w:shd w:val="clear" w:color="auto" w:fill="F8F8F8"/>
      <w:lang w:val="en-US"/>
    </w:rPr>
  </w:style>
  <w:style w:type="character" w:customStyle="1" w:styleId="AnnotationTok">
    <w:name w:val="AnnotationTok"/>
    <w:basedOn w:val="VerbatimChar"/>
    <w:rsid w:val="009D0838"/>
    <w:rPr>
      <w:rFonts w:ascii="Consolas" w:eastAsia="Consolas" w:hAnsi="Consolas" w:cs="Consolas"/>
      <w:b/>
      <w:bCs w:val="0"/>
      <w:i w:val="0"/>
      <w:color w:val="8F5902"/>
      <w:sz w:val="22"/>
      <w:szCs w:val="22"/>
      <w:shd w:val="clear" w:color="auto" w:fill="F8F8F8"/>
      <w:lang w:val="en-US"/>
    </w:rPr>
  </w:style>
  <w:style w:type="character" w:customStyle="1" w:styleId="CommentVarTok">
    <w:name w:val="CommentVarTok"/>
    <w:basedOn w:val="VerbatimChar"/>
    <w:rsid w:val="009D0838"/>
    <w:rPr>
      <w:rFonts w:ascii="Consolas" w:eastAsia="Consolas" w:hAnsi="Consolas" w:cs="Consolas"/>
      <w:b/>
      <w:bCs w:val="0"/>
      <w:i w:val="0"/>
      <w:color w:val="8F5902"/>
      <w:sz w:val="22"/>
      <w:szCs w:val="22"/>
      <w:shd w:val="clear" w:color="auto" w:fill="F8F8F8"/>
      <w:lang w:val="en-US"/>
    </w:rPr>
  </w:style>
  <w:style w:type="character" w:customStyle="1" w:styleId="FunctionTok">
    <w:name w:val="FunctionTok"/>
    <w:basedOn w:val="VerbatimChar"/>
    <w:rsid w:val="009D0838"/>
    <w:rPr>
      <w:rFonts w:ascii="Consolas" w:eastAsia="Consolas" w:hAnsi="Consolas" w:cs="Consolas"/>
      <w:i/>
      <w:color w:val="000000"/>
      <w:sz w:val="22"/>
      <w:szCs w:val="22"/>
      <w:shd w:val="clear" w:color="auto" w:fill="F8F8F8"/>
      <w:lang w:val="en-US"/>
    </w:rPr>
  </w:style>
  <w:style w:type="character" w:customStyle="1" w:styleId="VariableTok">
    <w:name w:val="VariableTok"/>
    <w:basedOn w:val="VerbatimChar"/>
    <w:rsid w:val="009D0838"/>
    <w:rPr>
      <w:rFonts w:ascii="Consolas" w:eastAsia="Consolas" w:hAnsi="Consolas" w:cs="Consolas"/>
      <w:i/>
      <w:color w:val="000000"/>
      <w:sz w:val="22"/>
      <w:szCs w:val="22"/>
      <w:shd w:val="clear" w:color="auto" w:fill="F8F8F8"/>
      <w:lang w:val="en-US"/>
    </w:rPr>
  </w:style>
  <w:style w:type="character" w:customStyle="1" w:styleId="ControlFlowTok">
    <w:name w:val="ControlFlowTok"/>
    <w:basedOn w:val="VerbatimChar"/>
    <w:rsid w:val="009D0838"/>
    <w:rPr>
      <w:rFonts w:ascii="Consolas" w:eastAsia="Consolas" w:hAnsi="Consolas" w:cs="Consolas"/>
      <w:b/>
      <w:bCs w:val="0"/>
      <w:i/>
      <w:color w:val="204A87"/>
      <w:sz w:val="22"/>
      <w:szCs w:val="22"/>
      <w:shd w:val="clear" w:color="auto" w:fill="F8F8F8"/>
      <w:lang w:val="en-US"/>
    </w:rPr>
  </w:style>
  <w:style w:type="character" w:customStyle="1" w:styleId="OperatorTok">
    <w:name w:val="OperatorTok"/>
    <w:basedOn w:val="VerbatimChar"/>
    <w:rsid w:val="009D0838"/>
    <w:rPr>
      <w:rFonts w:ascii="Consolas" w:eastAsia="Consolas" w:hAnsi="Consolas" w:cs="Consolas"/>
      <w:b/>
      <w:bCs w:val="0"/>
      <w:i/>
      <w:color w:val="CE5C00"/>
      <w:sz w:val="22"/>
      <w:szCs w:val="22"/>
      <w:shd w:val="clear" w:color="auto" w:fill="F8F8F8"/>
      <w:lang w:val="en-US"/>
    </w:rPr>
  </w:style>
  <w:style w:type="character" w:customStyle="1" w:styleId="BuiltInTok">
    <w:name w:val="BuiltInTok"/>
    <w:basedOn w:val="VerbatimChar"/>
    <w:rsid w:val="009D0838"/>
    <w:rPr>
      <w:rFonts w:ascii="Consolas" w:eastAsia="Consolas" w:hAnsi="Consolas" w:cs="Consolas"/>
      <w:i/>
      <w:sz w:val="22"/>
      <w:szCs w:val="22"/>
      <w:shd w:val="clear" w:color="auto" w:fill="F8F8F8"/>
      <w:lang w:val="en-US"/>
    </w:rPr>
  </w:style>
  <w:style w:type="character" w:customStyle="1" w:styleId="ExtensionTok">
    <w:name w:val="ExtensionTok"/>
    <w:basedOn w:val="VerbatimChar"/>
    <w:rsid w:val="009D0838"/>
    <w:rPr>
      <w:rFonts w:ascii="Consolas" w:eastAsia="Consolas" w:hAnsi="Consolas" w:cs="Consolas"/>
      <w:i/>
      <w:sz w:val="22"/>
      <w:szCs w:val="22"/>
      <w:shd w:val="clear" w:color="auto" w:fill="F8F8F8"/>
      <w:lang w:val="en-US"/>
    </w:rPr>
  </w:style>
  <w:style w:type="character" w:customStyle="1" w:styleId="PreprocessorTok">
    <w:name w:val="PreprocessorTok"/>
    <w:basedOn w:val="VerbatimChar"/>
    <w:rsid w:val="009D0838"/>
    <w:rPr>
      <w:rFonts w:ascii="Consolas" w:eastAsia="Consolas" w:hAnsi="Consolas" w:cs="Consolas"/>
      <w:i w:val="0"/>
      <w:color w:val="8F5902"/>
      <w:sz w:val="22"/>
      <w:szCs w:val="22"/>
      <w:shd w:val="clear" w:color="auto" w:fill="F8F8F8"/>
      <w:lang w:val="en-US"/>
    </w:rPr>
  </w:style>
  <w:style w:type="character" w:customStyle="1" w:styleId="AttributeTok">
    <w:name w:val="AttributeTok"/>
    <w:basedOn w:val="VerbatimChar"/>
    <w:rsid w:val="009D0838"/>
    <w:rPr>
      <w:rFonts w:ascii="Consolas" w:eastAsia="Consolas" w:hAnsi="Consolas" w:cs="Consolas"/>
      <w:i/>
      <w:color w:val="C4A000"/>
      <w:sz w:val="22"/>
      <w:szCs w:val="22"/>
      <w:shd w:val="clear" w:color="auto" w:fill="F8F8F8"/>
      <w:lang w:val="en-US"/>
    </w:rPr>
  </w:style>
  <w:style w:type="character" w:customStyle="1" w:styleId="RegionMarkerTok">
    <w:name w:val="RegionMarkerTok"/>
    <w:basedOn w:val="VerbatimChar"/>
    <w:rsid w:val="009D0838"/>
    <w:rPr>
      <w:rFonts w:ascii="Consolas" w:eastAsia="Consolas" w:hAnsi="Consolas" w:cs="Consolas"/>
      <w:i/>
      <w:sz w:val="22"/>
      <w:szCs w:val="22"/>
      <w:shd w:val="clear" w:color="auto" w:fill="F8F8F8"/>
      <w:lang w:val="en-US"/>
    </w:rPr>
  </w:style>
  <w:style w:type="character" w:customStyle="1" w:styleId="InformationTok">
    <w:name w:val="InformationTok"/>
    <w:basedOn w:val="VerbatimChar"/>
    <w:rsid w:val="009D0838"/>
    <w:rPr>
      <w:rFonts w:ascii="Consolas" w:eastAsia="Consolas" w:hAnsi="Consolas" w:cs="Consolas"/>
      <w:b/>
      <w:bCs w:val="0"/>
      <w:i w:val="0"/>
      <w:color w:val="8F5902"/>
      <w:sz w:val="22"/>
      <w:szCs w:val="22"/>
      <w:shd w:val="clear" w:color="auto" w:fill="F8F8F8"/>
      <w:lang w:val="en-US"/>
    </w:rPr>
  </w:style>
  <w:style w:type="character" w:customStyle="1" w:styleId="WarningTok">
    <w:name w:val="WarningTok"/>
    <w:basedOn w:val="VerbatimChar"/>
    <w:rsid w:val="009D0838"/>
    <w:rPr>
      <w:rFonts w:ascii="Consolas" w:eastAsia="Consolas" w:hAnsi="Consolas" w:cs="Consolas"/>
      <w:b/>
      <w:bCs w:val="0"/>
      <w:i w:val="0"/>
      <w:color w:val="8F5902"/>
      <w:sz w:val="22"/>
      <w:szCs w:val="22"/>
      <w:shd w:val="clear" w:color="auto" w:fill="F8F8F8"/>
      <w:lang w:val="en-US"/>
    </w:rPr>
  </w:style>
  <w:style w:type="character" w:customStyle="1" w:styleId="AlertTok">
    <w:name w:val="AlertTok"/>
    <w:basedOn w:val="VerbatimChar"/>
    <w:rsid w:val="009D0838"/>
    <w:rPr>
      <w:rFonts w:ascii="Consolas" w:eastAsia="Consolas" w:hAnsi="Consolas" w:cs="Consolas"/>
      <w:i/>
      <w:color w:val="EF2929"/>
      <w:sz w:val="22"/>
      <w:szCs w:val="22"/>
      <w:shd w:val="clear" w:color="auto" w:fill="F8F8F8"/>
      <w:lang w:val="en-US"/>
    </w:rPr>
  </w:style>
  <w:style w:type="character" w:customStyle="1" w:styleId="ErrorTok">
    <w:name w:val="ErrorTok"/>
    <w:basedOn w:val="VerbatimChar"/>
    <w:rsid w:val="009D0838"/>
    <w:rPr>
      <w:rFonts w:ascii="Consolas" w:eastAsia="Consolas" w:hAnsi="Consolas" w:cs="Consolas"/>
      <w:b/>
      <w:bCs w:val="0"/>
      <w:i/>
      <w:color w:val="A40000"/>
      <w:sz w:val="22"/>
      <w:szCs w:val="22"/>
      <w:shd w:val="clear" w:color="auto" w:fill="F8F8F8"/>
      <w:lang w:val="en-US"/>
    </w:rPr>
  </w:style>
  <w:style w:type="character" w:customStyle="1" w:styleId="Heading1Char1">
    <w:name w:val="Heading 1 Char1"/>
    <w:basedOn w:val="DefaultParagraphFont"/>
    <w:uiPriority w:val="9"/>
    <w:rsid w:val="009D0838"/>
    <w:rPr>
      <w:rFonts w:asciiTheme="majorHAnsi" w:eastAsiaTheme="majorEastAsia" w:hAnsiTheme="majorHAnsi" w:cstheme="majorBidi"/>
      <w:color w:val="365F91" w:themeColor="accent1" w:themeShade="BF"/>
      <w:sz w:val="32"/>
      <w:szCs w:val="32"/>
      <w:shd w:val="clear" w:color="auto" w:fill="FFFFFF"/>
      <w:lang w:eastAsia="en-US" w:bidi="ar-SA"/>
    </w:rPr>
  </w:style>
  <w:style w:type="character" w:customStyle="1" w:styleId="Heading5Char1">
    <w:name w:val="Heading 5 Char1"/>
    <w:basedOn w:val="DefaultParagraphFont"/>
    <w:uiPriority w:val="9"/>
    <w:semiHidden/>
    <w:rsid w:val="009D0838"/>
    <w:rPr>
      <w:rFonts w:asciiTheme="majorHAnsi" w:eastAsiaTheme="majorEastAsia" w:hAnsiTheme="majorHAnsi" w:cstheme="majorBidi"/>
      <w:color w:val="365F91" w:themeColor="accent1" w:themeShade="BF"/>
      <w:sz w:val="24"/>
      <w:szCs w:val="24"/>
      <w:shd w:val="clear" w:color="auto" w:fill="FFFFFF"/>
      <w:lang w:eastAsia="en-US" w:bidi="ar-SA"/>
    </w:rPr>
  </w:style>
  <w:style w:type="character" w:customStyle="1" w:styleId="Heading6Char1">
    <w:name w:val="Heading 6 Char1"/>
    <w:basedOn w:val="DefaultParagraphFont"/>
    <w:uiPriority w:val="9"/>
    <w:semiHidden/>
    <w:rsid w:val="009D0838"/>
    <w:rPr>
      <w:rFonts w:asciiTheme="majorHAnsi" w:eastAsiaTheme="majorEastAsia" w:hAnsiTheme="majorHAnsi" w:cstheme="majorBidi"/>
      <w:color w:val="243F60" w:themeColor="accent1" w:themeShade="7F"/>
      <w:sz w:val="24"/>
      <w:szCs w:val="24"/>
      <w:shd w:val="clear" w:color="auto" w:fill="FFFFFF"/>
      <w:lang w:eastAsia="en-US" w:bidi="ar-SA"/>
    </w:rPr>
  </w:style>
  <w:style w:type="character" w:styleId="FollowedHyperlink">
    <w:name w:val="FollowedHyperlink"/>
    <w:basedOn w:val="DefaultParagraphFont"/>
    <w:uiPriority w:val="99"/>
    <w:semiHidden/>
    <w:unhideWhenUsed/>
    <w:rsid w:val="009D0838"/>
    <w:rPr>
      <w:color w:val="800080" w:themeColor="followedHyperlink"/>
      <w:u w:val="single"/>
    </w:rPr>
  </w:style>
  <w:style w:type="paragraph" w:styleId="Subtitle">
    <w:name w:val="Subtitle"/>
    <w:basedOn w:val="Normal"/>
    <w:next w:val="Normal"/>
    <w:link w:val="SubtitleChar"/>
    <w:qFormat/>
    <w:rsid w:val="009D0838"/>
    <w:pPr>
      <w:numPr>
        <w:ilvl w:val="1"/>
      </w:numPr>
      <w:spacing w:after="160"/>
    </w:pPr>
    <w:rPr>
      <w:rFonts w:ascii="Calibri" w:eastAsia="Times New Roman" w:hAnsi="Calibri"/>
      <w:b/>
      <w:bCs/>
      <w:color w:val="345A8A"/>
      <w:sz w:val="30"/>
      <w:szCs w:val="30"/>
    </w:rPr>
  </w:style>
  <w:style w:type="character" w:customStyle="1" w:styleId="SubtitleChar1">
    <w:name w:val="Subtitle Char1"/>
    <w:basedOn w:val="DefaultParagraphFont"/>
    <w:uiPriority w:val="11"/>
    <w:rsid w:val="009D0838"/>
    <w:rPr>
      <w:rFonts w:asciiTheme="minorHAnsi" w:eastAsiaTheme="minorEastAsia" w:hAnsiTheme="minorHAnsi" w:cstheme="minorBidi"/>
      <w:color w:val="5A5A5A" w:themeColor="text1" w:themeTint="A5"/>
      <w:spacing w:val="15"/>
      <w:sz w:val="22"/>
      <w:szCs w:val="22"/>
      <w:shd w:val="clear" w:color="auto" w:fill="FFFFFF"/>
      <w:lang w:eastAsia="en-US" w:bidi="ar-SA"/>
    </w:rPr>
  </w:style>
  <w:style w:type="character" w:styleId="Hyperlink">
    <w:name w:val="Hyperlink"/>
    <w:basedOn w:val="DefaultParagraphFont"/>
    <w:uiPriority w:val="99"/>
    <w:unhideWhenUsed/>
    <w:rsid w:val="009D0838"/>
    <w:rPr>
      <w:color w:val="0000FF" w:themeColor="hyperlink"/>
      <w:u w:val="single"/>
    </w:rPr>
  </w:style>
  <w:style w:type="character" w:styleId="CommentReference">
    <w:name w:val="annotation reference"/>
    <w:basedOn w:val="DefaultParagraphFont"/>
    <w:uiPriority w:val="99"/>
    <w:semiHidden/>
    <w:unhideWhenUsed/>
    <w:rsid w:val="00DA6E66"/>
    <w:rPr>
      <w:sz w:val="16"/>
      <w:szCs w:val="16"/>
    </w:rPr>
  </w:style>
  <w:style w:type="paragraph" w:styleId="CommentText">
    <w:name w:val="annotation text"/>
    <w:basedOn w:val="Normal"/>
    <w:link w:val="CommentTextChar"/>
    <w:uiPriority w:val="99"/>
    <w:semiHidden/>
    <w:unhideWhenUsed/>
    <w:rsid w:val="00DA6E66"/>
    <w:rPr>
      <w:sz w:val="20"/>
      <w:szCs w:val="20"/>
    </w:rPr>
  </w:style>
  <w:style w:type="character" w:customStyle="1" w:styleId="CommentTextChar">
    <w:name w:val="Comment Text Char"/>
    <w:basedOn w:val="DefaultParagraphFont"/>
    <w:link w:val="CommentText"/>
    <w:uiPriority w:val="99"/>
    <w:semiHidden/>
    <w:rsid w:val="00DA6E66"/>
    <w:rPr>
      <w:shd w:val="clear" w:color="auto" w:fill="FFFFFF"/>
      <w:lang w:eastAsia="en-US" w:bidi="ar-SA"/>
    </w:rPr>
  </w:style>
  <w:style w:type="paragraph" w:styleId="CommentSubject">
    <w:name w:val="annotation subject"/>
    <w:basedOn w:val="CommentText"/>
    <w:next w:val="CommentText"/>
    <w:link w:val="CommentSubjectChar"/>
    <w:uiPriority w:val="99"/>
    <w:semiHidden/>
    <w:unhideWhenUsed/>
    <w:rsid w:val="00DA6E66"/>
    <w:rPr>
      <w:b/>
      <w:bCs/>
    </w:rPr>
  </w:style>
  <w:style w:type="character" w:customStyle="1" w:styleId="CommentSubjectChar">
    <w:name w:val="Comment Subject Char"/>
    <w:basedOn w:val="CommentTextChar"/>
    <w:link w:val="CommentSubject"/>
    <w:uiPriority w:val="99"/>
    <w:semiHidden/>
    <w:rsid w:val="00DA6E66"/>
    <w:rPr>
      <w:b/>
      <w:bCs/>
      <w:shd w:val="clear" w:color="auto" w:fill="FFFFFF"/>
      <w:lang w:eastAsia="en-US" w:bidi="ar-SA"/>
    </w:rPr>
  </w:style>
  <w:style w:type="paragraph" w:styleId="NoSpacing">
    <w:name w:val="No Spacing"/>
    <w:link w:val="NoSpacingChar"/>
    <w:uiPriority w:val="1"/>
    <w:qFormat/>
    <w:rsid w:val="00267B9E"/>
    <w:rPr>
      <w:rFonts w:asciiTheme="minorHAnsi" w:eastAsiaTheme="minorEastAsia" w:hAnsiTheme="minorHAnsi" w:cstheme="minorBidi"/>
      <w:color w:val="auto"/>
      <w:sz w:val="22"/>
      <w:szCs w:val="22"/>
      <w:lang w:eastAsia="ja-JP" w:bidi="ar-SA"/>
    </w:rPr>
  </w:style>
  <w:style w:type="character" w:customStyle="1" w:styleId="NoSpacingChar">
    <w:name w:val="No Spacing Char"/>
    <w:basedOn w:val="DefaultParagraphFont"/>
    <w:link w:val="NoSpacing"/>
    <w:uiPriority w:val="1"/>
    <w:rsid w:val="00267B9E"/>
    <w:rPr>
      <w:rFonts w:asciiTheme="minorHAnsi" w:eastAsiaTheme="minorEastAsia" w:hAnsiTheme="minorHAnsi" w:cstheme="minorBidi"/>
      <w:color w:val="auto"/>
      <w:sz w:val="22"/>
      <w:szCs w:val="22"/>
      <w:lang w:eastAsia="ja-JP" w:bidi="ar-SA"/>
    </w:rPr>
  </w:style>
  <w:style w:type="paragraph" w:styleId="TOCHeading">
    <w:name w:val="TOC Heading"/>
    <w:basedOn w:val="Heading1"/>
    <w:next w:val="Normal"/>
    <w:uiPriority w:val="39"/>
    <w:semiHidden/>
    <w:unhideWhenUsed/>
    <w:qFormat/>
    <w:rsid w:val="001C1565"/>
    <w:pPr>
      <w:spacing w:before="480" w:line="276" w:lineRule="auto"/>
      <w:outlineLvl w:val="9"/>
    </w:pPr>
    <w:rPr>
      <w:rFonts w:asciiTheme="majorHAnsi" w:eastAsiaTheme="majorEastAsia" w:hAnsiTheme="majorHAnsi" w:cstheme="majorBidi"/>
      <w:color w:val="365F91" w:themeColor="accent1" w:themeShade="BF"/>
      <w:sz w:val="28"/>
      <w:szCs w:val="28"/>
      <w:lang w:eastAsia="ja-JP"/>
    </w:rPr>
  </w:style>
  <w:style w:type="paragraph" w:styleId="TOC2">
    <w:name w:val="toc 2"/>
    <w:basedOn w:val="Normal"/>
    <w:next w:val="Normal"/>
    <w:autoRedefine/>
    <w:uiPriority w:val="39"/>
    <w:unhideWhenUsed/>
    <w:qFormat/>
    <w:rsid w:val="001C1565"/>
    <w:pPr>
      <w:spacing w:after="100"/>
      <w:ind w:left="240"/>
    </w:pPr>
  </w:style>
  <w:style w:type="paragraph" w:styleId="TOC3">
    <w:name w:val="toc 3"/>
    <w:basedOn w:val="Normal"/>
    <w:next w:val="Normal"/>
    <w:autoRedefine/>
    <w:uiPriority w:val="39"/>
    <w:unhideWhenUsed/>
    <w:qFormat/>
    <w:rsid w:val="001C1565"/>
    <w:pPr>
      <w:spacing w:after="100"/>
      <w:ind w:left="480"/>
    </w:pPr>
  </w:style>
  <w:style w:type="paragraph" w:styleId="TOC1">
    <w:name w:val="toc 1"/>
    <w:basedOn w:val="Normal"/>
    <w:next w:val="Normal"/>
    <w:autoRedefine/>
    <w:uiPriority w:val="39"/>
    <w:semiHidden/>
    <w:unhideWhenUsed/>
    <w:qFormat/>
    <w:rsid w:val="001C1565"/>
    <w:pPr>
      <w:spacing w:after="100" w:line="276" w:lineRule="auto"/>
    </w:pPr>
    <w:rPr>
      <w:rFonts w:asciiTheme="minorHAnsi" w:eastAsiaTheme="minorEastAsia" w:hAnsiTheme="minorHAnsi" w:cstheme="minorBidi"/>
      <w:color w:val="auto"/>
      <w:sz w:val="22"/>
      <w:szCs w:val="22"/>
      <w:lang w:eastAsia="ja-JP"/>
    </w:rPr>
  </w:style>
  <w:style w:type="character" w:customStyle="1" w:styleId="FooterChar">
    <w:name w:val="Footer Char"/>
    <w:basedOn w:val="DefaultParagraphFont"/>
    <w:link w:val="Footer"/>
    <w:uiPriority w:val="99"/>
    <w:rsid w:val="005C18B7"/>
    <w:rPr>
      <w:sz w:val="24"/>
      <w:szCs w:val="24"/>
      <w:shd w:val="clear" w:color="auto" w:fill="FFFFFF"/>
      <w:lang w:eastAsia="en-US" w:bidi="ar-SA"/>
    </w:rPr>
  </w:style>
  <w:style w:type="character" w:customStyle="1" w:styleId="HeaderChar">
    <w:name w:val="Header Char"/>
    <w:basedOn w:val="DefaultParagraphFont"/>
    <w:link w:val="Header"/>
    <w:uiPriority w:val="99"/>
    <w:rsid w:val="005C18B7"/>
    <w:rPr>
      <w:sz w:val="24"/>
      <w:szCs w:val="24"/>
      <w:shd w:val="clear" w:color="auto" w:fill="FFFFFF"/>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884705">
      <w:bodyDiv w:val="1"/>
      <w:marLeft w:val="0"/>
      <w:marRight w:val="0"/>
      <w:marTop w:val="0"/>
      <w:marBottom w:val="0"/>
      <w:divBdr>
        <w:top w:val="none" w:sz="0" w:space="0" w:color="auto"/>
        <w:left w:val="none" w:sz="0" w:space="0" w:color="auto"/>
        <w:bottom w:val="none" w:sz="0" w:space="0" w:color="auto"/>
        <w:right w:val="none" w:sz="0" w:space="0" w:color="auto"/>
      </w:divBdr>
    </w:div>
    <w:div w:id="11926448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9.tiff"/><Relationship Id="rId34" Type="http://schemas.openxmlformats.org/officeDocument/2006/relationships/hyperlink" Target="http://blog.revolutionanalytics.com/2016/03/com_class_eval_metrics_r.html" TargetMode="External"/><Relationship Id="rId42" Type="http://schemas.openxmlformats.org/officeDocument/2006/relationships/image" Target="media/image22.png"/><Relationship Id="rId47" Type="http://schemas.openxmlformats.org/officeDocument/2006/relationships/theme" Target="theme/theme1.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stats.stackexchange.com/questions/21717/how-to-train-and-validate-a-neural-network-model-in-r" TargetMode="External"/><Relationship Id="rId38" Type="http://schemas.openxmlformats.org/officeDocument/2006/relationships/image" Target="media/image18.png"/><Relationship Id="rId46"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doi.org/10.1155/2014/252797" TargetMode="Externa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hyperlink" Target="https://www.analyticsvidhya.com/blog/2017/09/creating-visualizing-neural-network-in-r/"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paper.ijcsns.org/" TargetMode="External"/><Relationship Id="rId36" Type="http://schemas.openxmlformats.org/officeDocument/2006/relationships/image" Target="media/image16.png"/><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hyperlink" Target="https://www.youtube.com/watch?v=LTg-qP9iGFY" TargetMode="External"/><Relationship Id="rId44"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www.lusispayments.com/uploads/4/4/8/2/44826195/a_comparison_of_machine_learning_techniques_for_credit_card_fraud_detection.pdf" TargetMode="External"/><Relationship Id="rId30" Type="http://schemas.openxmlformats.org/officeDocument/2006/relationships/hyperlink" Target="https://datascienceplus.com/fitting-neural-network-in-r/" TargetMode="External"/><Relationship Id="rId35" Type="http://schemas.openxmlformats.org/officeDocument/2006/relationships/image" Target="media/image15.png"/><Relationship Id="rId43"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088C4F8220C4D8881723E3DE096B673"/>
        <w:category>
          <w:name w:val="General"/>
          <w:gallery w:val="placeholder"/>
        </w:category>
        <w:types>
          <w:type w:val="bbPlcHdr"/>
        </w:types>
        <w:behaviors>
          <w:behavior w:val="content"/>
        </w:behaviors>
        <w:guid w:val="{791A6288-3133-432E-8392-013578FFEE7E}"/>
      </w:docPartPr>
      <w:docPartBody>
        <w:p w:rsidR="00F57B9A" w:rsidRDefault="00F57B9A" w:rsidP="00F57B9A">
          <w:pPr>
            <w:pStyle w:val="5088C4F8220C4D8881723E3DE096B673"/>
          </w:pPr>
          <w:r>
            <w:rPr>
              <w:rFonts w:asciiTheme="majorHAnsi" w:eastAsiaTheme="majorEastAsia" w:hAnsiTheme="majorHAnsi" w:cstheme="majorBidi"/>
              <w:caps/>
            </w:rPr>
            <w:t>[Type the company name]</w:t>
          </w:r>
        </w:p>
      </w:docPartBody>
    </w:docPart>
    <w:docPart>
      <w:docPartPr>
        <w:name w:val="FBC3D34462914F6BAB6CF32A1D617807"/>
        <w:category>
          <w:name w:val="General"/>
          <w:gallery w:val="placeholder"/>
        </w:category>
        <w:types>
          <w:type w:val="bbPlcHdr"/>
        </w:types>
        <w:behaviors>
          <w:behavior w:val="content"/>
        </w:behaviors>
        <w:guid w:val="{CD4CEB76-8D57-4795-B673-2C93B5C7ADFC}"/>
      </w:docPartPr>
      <w:docPartBody>
        <w:p w:rsidR="00F57B9A" w:rsidRDefault="00F57B9A" w:rsidP="00F57B9A">
          <w:pPr>
            <w:pStyle w:val="FBC3D34462914F6BAB6CF32A1D617807"/>
          </w:pPr>
          <w:r>
            <w:rPr>
              <w:b/>
              <w:bCs/>
            </w:rPr>
            <w:t>[Type the author name]</w:t>
          </w:r>
        </w:p>
      </w:docPartBody>
    </w:docPart>
    <w:docPart>
      <w:docPartPr>
        <w:name w:val="343AE3E7C9B7436E98D56E6A7D07A52A"/>
        <w:category>
          <w:name w:val="General"/>
          <w:gallery w:val="placeholder"/>
        </w:category>
        <w:types>
          <w:type w:val="bbPlcHdr"/>
        </w:types>
        <w:behaviors>
          <w:behavior w:val="content"/>
        </w:behaviors>
        <w:guid w:val="{BD7476B7-E6F5-4D22-A6F6-60D0FBE76AA9}"/>
      </w:docPartPr>
      <w:docPartBody>
        <w:p w:rsidR="00F57B9A" w:rsidRDefault="00F57B9A" w:rsidP="00F57B9A">
          <w:pPr>
            <w:pStyle w:val="343AE3E7C9B7436E98D56E6A7D07A52A"/>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00004FF" w:usb2="00000000" w:usb3="00000000" w:csb0="0000019F" w:csb1="00000000"/>
  </w:font>
  <w:font w:name="Lohit Devanagari">
    <w:altName w:val="Times New Roman"/>
    <w:panose1 w:val="00000000000000000000"/>
    <w:charset w:val="00"/>
    <w:family w:val="roman"/>
    <w:notTrueType/>
    <w:pitch w:val="default"/>
  </w:font>
  <w:font w:name="Helvetica Neue">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Helvetica">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B9A"/>
    <w:rsid w:val="0037639F"/>
    <w:rsid w:val="005B14A7"/>
    <w:rsid w:val="00A73D6B"/>
    <w:rsid w:val="00F57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7F57A83996544D1A52952FDD1920A48">
    <w:name w:val="97F57A83996544D1A52952FDD1920A48"/>
    <w:rsid w:val="00F57B9A"/>
  </w:style>
  <w:style w:type="paragraph" w:customStyle="1" w:styleId="A2AD610DCF6843FA8818E140A942C157">
    <w:name w:val="A2AD610DCF6843FA8818E140A942C157"/>
    <w:rsid w:val="00F57B9A"/>
  </w:style>
  <w:style w:type="paragraph" w:customStyle="1" w:styleId="C1F7A3A1D4DA4B1EA5A3599A2F44180D">
    <w:name w:val="C1F7A3A1D4DA4B1EA5A3599A2F44180D"/>
    <w:rsid w:val="00F57B9A"/>
  </w:style>
  <w:style w:type="paragraph" w:customStyle="1" w:styleId="77447272B6D74BFDA80C83CFBEA8100B">
    <w:name w:val="77447272B6D74BFDA80C83CFBEA8100B"/>
    <w:rsid w:val="00F57B9A"/>
  </w:style>
  <w:style w:type="paragraph" w:customStyle="1" w:styleId="EB365EB8C06A4A279CE3A9045E580F05">
    <w:name w:val="EB365EB8C06A4A279CE3A9045E580F05"/>
    <w:rsid w:val="00F57B9A"/>
  </w:style>
  <w:style w:type="paragraph" w:customStyle="1" w:styleId="D9F60279EC0A4259B806E76A15694412">
    <w:name w:val="D9F60279EC0A4259B806E76A15694412"/>
    <w:rsid w:val="00F57B9A"/>
  </w:style>
  <w:style w:type="paragraph" w:customStyle="1" w:styleId="24BC0D46A65E4E6BA102F58E4E2C831F">
    <w:name w:val="24BC0D46A65E4E6BA102F58E4E2C831F"/>
    <w:rsid w:val="00F57B9A"/>
  </w:style>
  <w:style w:type="paragraph" w:customStyle="1" w:styleId="5088C4F8220C4D8881723E3DE096B673">
    <w:name w:val="5088C4F8220C4D8881723E3DE096B673"/>
    <w:rsid w:val="00F57B9A"/>
  </w:style>
  <w:style w:type="paragraph" w:customStyle="1" w:styleId="23614795CAAB40B3AC2A2E543CC29A30">
    <w:name w:val="23614795CAAB40B3AC2A2E543CC29A30"/>
    <w:rsid w:val="00F57B9A"/>
  </w:style>
  <w:style w:type="paragraph" w:customStyle="1" w:styleId="788C19507F4046D5BA63F821DE2EA5DB">
    <w:name w:val="788C19507F4046D5BA63F821DE2EA5DB"/>
    <w:rsid w:val="00F57B9A"/>
  </w:style>
  <w:style w:type="paragraph" w:customStyle="1" w:styleId="FBC3D34462914F6BAB6CF32A1D617807">
    <w:name w:val="FBC3D34462914F6BAB6CF32A1D617807"/>
    <w:rsid w:val="00F57B9A"/>
  </w:style>
  <w:style w:type="paragraph" w:customStyle="1" w:styleId="343AE3E7C9B7436E98D56E6A7D07A52A">
    <w:name w:val="343AE3E7C9B7436E98D56E6A7D07A52A"/>
    <w:rsid w:val="00F57B9A"/>
  </w:style>
  <w:style w:type="paragraph" w:customStyle="1" w:styleId="AD1553A375974E789EDD4E4C7A006CC1">
    <w:name w:val="AD1553A375974E789EDD4E4C7A006CC1"/>
    <w:rsid w:val="00F57B9A"/>
  </w:style>
  <w:style w:type="paragraph" w:customStyle="1" w:styleId="0395B99C9EBC4214BC0EA224A33945EC">
    <w:name w:val="0395B99C9EBC4214BC0EA224A33945EC"/>
    <w:rsid w:val="00F57B9A"/>
  </w:style>
  <w:style w:type="paragraph" w:customStyle="1" w:styleId="2E2F5041C02E47DB9DC1002F894BDC1A">
    <w:name w:val="2E2F5041C02E47DB9DC1002F894BDC1A"/>
    <w:rsid w:val="00F57B9A"/>
  </w:style>
  <w:style w:type="paragraph" w:customStyle="1" w:styleId="F4600160FBFA41F29B40DE512EE710FB">
    <w:name w:val="F4600160FBFA41F29B40DE512EE710FB"/>
    <w:rsid w:val="00F57B9A"/>
  </w:style>
  <w:style w:type="paragraph" w:customStyle="1" w:styleId="262AEA34202E4A9EB82FFAAAF3BC2A2D">
    <w:name w:val="262AEA34202E4A9EB82FFAAAF3BC2A2D"/>
    <w:rsid w:val="00F57B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2018-05-25T00:00:00</PublishDate>
  <Abstract>Applications of binary classification to predict credit card default using parametric and nonparametric methods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FACF51-B066-4562-A460-590C250F0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38</Pages>
  <Words>8981</Words>
  <Characters>51196</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CUNY SPS DATA 621 FInal Project</Company>
  <LinksUpToDate>false</LinksUpToDate>
  <CharactersWithSpaces>60057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Valerie Briot, Michael D’acampora, Keith Folsom, Brian Kreis, Sharon Morris</dc:creator>
  <cp:lastModifiedBy>Valerie Briot</cp:lastModifiedBy>
  <cp:revision>5</cp:revision>
  <dcterms:created xsi:type="dcterms:W3CDTF">2018-05-24T22:24:00Z</dcterms:created>
  <dcterms:modified xsi:type="dcterms:W3CDTF">2018-05-24T22:40:00Z</dcterms:modified>
  <dc:language>en-US</dc:language>
</cp:coreProperties>
</file>